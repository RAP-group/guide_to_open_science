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524D8" w14:textId="77777777" w:rsidR="008E522E" w:rsidRDefault="00000000">
      <w:pPr>
        <w:pStyle w:val="Heading1"/>
      </w:pPr>
      <w:bookmarkStart w:id="2" w:name="abstract"/>
      <w:r>
        <w:t>Abstract</w:t>
      </w:r>
    </w:p>
    <w:p w14:paraId="07E3565A" w14:textId="59E08BD7" w:rsidR="008E522E" w:rsidRDefault="00000000" w:rsidP="008A18FA">
      <w:pPr>
        <w:pStyle w:val="FirstParagraph"/>
        <w:ind w:firstLine="0"/>
      </w:pPr>
      <w:r>
        <w:t>In recent years, numerous fields of research have seen a push for increased reproducibility and transparency</w:t>
      </w:r>
      <w:del w:id="3" w:author="Microsoft Office User" w:date="2024-12-18T12:00:00Z">
        <w:r>
          <w:delText xml:space="preserve"> practices</w:delText>
        </w:r>
      </w:del>
      <w:r>
        <w:t>. As a result, specific transparency practices have emerged, such as open access publishing, preregistration, sharing data, analyses, and code, performing study replications, and declaring positionality and conflicts of interest. While many agree that open science practices represent a positive step forward in improving scientific rigor, these practices, by and large, have not been adopted in the field of linguistics (Bochynska et al., 2023). Few, if any, researchers have had explicit instruction on the practices of open science as part of their professional training. Nonetheless, today’s speech researcher is expected to be up to date on the current protocols of open science in order incorporate the methodological practices aimed at improving reproducibility/replicability. The present work intends to help make open science practices understandable and accessible to researchers in linguistics from all backgrounds and at every stage, from students/</w:t>
      </w:r>
      <w:del w:id="4" w:author="Microsoft Office User" w:date="2024-12-18T12:00:00Z">
        <w:r>
          <w:delText>ERCs</w:delText>
        </w:r>
      </w:del>
      <w:ins w:id="5" w:author="Microsoft Office User" w:date="2024-12-18T12:00:00Z">
        <w:r>
          <w:t>early career researchers</w:t>
        </w:r>
      </w:ins>
      <w:r>
        <w:t xml:space="preserve"> to senior researchers and advisors. We outline eight specific open science practices that linguists can adopt to make their research more open, transparent, inclusive, and accessible to a wider audience.</w:t>
      </w:r>
    </w:p>
    <w:p w14:paraId="3774730B" w14:textId="77777777" w:rsidR="008E522E" w:rsidRDefault="00000000" w:rsidP="008A18FA">
      <w:pPr>
        <w:pStyle w:val="BodyText"/>
        <w:ind w:firstLine="0"/>
      </w:pPr>
      <w:r>
        <w:rPr>
          <w:i/>
          <w:iCs/>
        </w:rPr>
        <w:t>Keywords:</w:t>
      </w:r>
      <w:r>
        <w:t xml:space="preserve"> Open science, Reproducibility, Replicability, Transparency, Positionality, Linguistics</w:t>
      </w:r>
    </w:p>
    <w:p w14:paraId="096E3741" w14:textId="16618DBA" w:rsidR="008E522E" w:rsidRDefault="00000000" w:rsidP="008A18FA">
      <w:pPr>
        <w:pStyle w:val="BodyText"/>
        <w:ind w:firstLine="0"/>
      </w:pPr>
      <w:r>
        <w:rPr>
          <w:i/>
          <w:iCs/>
        </w:rPr>
        <w:t>Word count:</w:t>
      </w:r>
      <w:r>
        <w:t xml:space="preserve"> 7,</w:t>
      </w:r>
      <w:del w:id="6" w:author="Microsoft Office User" w:date="2024-12-18T12:00:00Z">
        <w:r>
          <w:delText>4</w:delText>
        </w:r>
        <w:r w:rsidR="00437182">
          <w:delText>62</w:delText>
        </w:r>
      </w:del>
      <w:ins w:id="7" w:author="Microsoft Office User" w:date="2024-12-18T12:00:00Z">
        <w:r>
          <w:t>455</w:t>
        </w:r>
      </w:ins>
    </w:p>
    <w:p w14:paraId="644A6C50" w14:textId="77777777" w:rsidR="008E522E" w:rsidRDefault="00000000">
      <w:r>
        <w:br w:type="page"/>
      </w:r>
    </w:p>
    <w:p w14:paraId="162A1FA4" w14:textId="6A6008E9" w:rsidR="008E522E" w:rsidRDefault="00000000">
      <w:pPr>
        <w:pStyle w:val="Heading1"/>
      </w:pPr>
      <w:bookmarkStart w:id="8" w:name="X6d3246297a64745c1d8bb834270007bffacc17a"/>
      <w:bookmarkEnd w:id="2"/>
      <w:r>
        <w:lastRenderedPageBreak/>
        <w:t xml:space="preserve">Opening open science to all: </w:t>
      </w:r>
      <w:ins w:id="9" w:author="Microsoft Office User" w:date="2024-12-18T12:00:00Z">
        <w:r w:rsidR="00036E9A">
          <w:br/>
        </w:r>
      </w:ins>
      <w:r>
        <w:t>Demystifying reproducibility and transparency practices in linguistic research</w:t>
      </w:r>
    </w:p>
    <w:p w14:paraId="690CA39A" w14:textId="77777777" w:rsidR="008E522E" w:rsidRDefault="00000000">
      <w:pPr>
        <w:pStyle w:val="Heading1"/>
      </w:pPr>
      <w:bookmarkStart w:id="10" w:name="introduction---what-is-open-science"/>
      <w:bookmarkEnd w:id="8"/>
      <w:r>
        <w:t>Introduction - What is open science?</w:t>
      </w:r>
    </w:p>
    <w:p w14:paraId="24ED40A9" w14:textId="3786CB26" w:rsidR="008E522E" w:rsidRDefault="00000000">
      <w:pPr>
        <w:pStyle w:val="FirstParagraph"/>
      </w:pPr>
      <w:r>
        <w:t>In recent years, numerous fields of research have seen a push for increased reproducibility and transparency practices. These practices, collectively, have been referred to as open science. Parsons et al. (2022) refer to open science as an umbrella term “[…] reflecting the idea that scientific knowledge of all kinds, where appropriate, should be openly accessible, transparent, rigorous, reproducible, replicable, accumulative, and inclusive, all which are considered fundamental features of the scientific endeavor” (p. 11). As a result, specific transparency practices have emerged, such as open access publishing, preregistration, sharing data, analyses, and code, performing study replications, and declaring positionality and conflicts of interest. Though it may come as a surprise to some, these open, transparent research practices have not been the norm in empirical and quantitative sciences</w:t>
      </w:r>
      <w:del w:id="11" w:author="Microsoft Office User" w:date="2024-12-18T12:00:00Z">
        <w:r>
          <w:delText>.</w:delText>
        </w:r>
      </w:del>
      <w:ins w:id="12" w:author="Microsoft Office User" w:date="2024-12-18T12:00:00Z">
        <w:r>
          <w:t xml:space="preserve">, despite painstaking efforts being made in recent years (e.g., </w:t>
        </w:r>
        <w:proofErr w:type="spellStart"/>
        <w:r>
          <w:t>Berez-Kroeker</w:t>
        </w:r>
        <w:proofErr w:type="spellEnd"/>
        <w:r>
          <w:t xml:space="preserve"> et al., 2018; </w:t>
        </w:r>
        <w:proofErr w:type="spellStart"/>
        <w:r>
          <w:t>Berez-Kroeker</w:t>
        </w:r>
        <w:proofErr w:type="spellEnd"/>
        <w:r>
          <w:t xml:space="preserve">, McDonnell, Koller, &amp; </w:t>
        </w:r>
        <w:proofErr w:type="spellStart"/>
        <w:r>
          <w:t>Collister</w:t>
        </w:r>
        <w:proofErr w:type="spellEnd"/>
        <w:r>
          <w:t>, 2022, among others).</w:t>
        </w:r>
      </w:ins>
    </w:p>
    <w:p w14:paraId="3CD65495" w14:textId="492C3B95" w:rsidR="008E522E" w:rsidRDefault="00000000">
      <w:pPr>
        <w:pStyle w:val="BodyText"/>
      </w:pPr>
      <w:r>
        <w:t>To properly contextualize the need for open science, one must first consider the so-called reproducibility (replication) crisis. In the early 2010’s, a team of researchers in Psychology embarked on a large-scale replication project to scrutinize what many considered to be the fields’ major findings. Specifically, they attempted to replicate 100 influential studies (Open Science Collaboration, 2015). The endeavor produced astounding results—of note, that approximately 53% of the major findings did not replicate—and inspired similar large-scale replication projects in other fields, yielding similar results.</w:t>
      </w:r>
      <w:r>
        <w:rPr>
          <w:rStyle w:val="FootnoteReference"/>
        </w:rPr>
        <w:footnoteReference w:id="2"/>
      </w:r>
      <w:r>
        <w:t xml:space="preserve"> This series of events represents what is now referred to </w:t>
      </w:r>
      <w:r>
        <w:lastRenderedPageBreak/>
        <w:t>as the replication (or reproducibility) crisis (See also FORRT, 2021). Unsurprisingly, the results generated an uproar in the psychological sciences. The alarming findings garnered media attention (e.g., Oliver, 2016) and have led to periods of introspection and self-reflection in many adjacent fields, among them, linguistics</w:t>
      </w:r>
      <w:del w:id="13" w:author="Microsoft Office User" w:date="2024-12-18T12:00:00Z">
        <w:r>
          <w:delText>.</w:delText>
        </w:r>
      </w:del>
      <w:ins w:id="14" w:author="Microsoft Office User" w:date="2024-12-18T12:00:00Z">
        <w:r>
          <w:t xml:space="preserve"> (e.g., </w:t>
        </w:r>
        <w:proofErr w:type="spellStart"/>
        <w:r>
          <w:t>Berez-Kroeker</w:t>
        </w:r>
        <w:proofErr w:type="spellEnd"/>
        <w:r>
          <w:t xml:space="preserve"> et al., 2018; </w:t>
        </w:r>
        <w:proofErr w:type="spellStart"/>
        <w:r>
          <w:t>Bochynska</w:t>
        </w:r>
        <w:proofErr w:type="spellEnd"/>
        <w:r>
          <w:t xml:space="preserve"> et al., 2023).</w:t>
        </w:r>
      </w:ins>
    </w:p>
    <w:p w14:paraId="0577B305" w14:textId="096FA012" w:rsidR="008E522E" w:rsidRDefault="00000000">
      <w:pPr>
        <w:pStyle w:val="BodyText"/>
        <w:rPr>
          <w:ins w:id="15" w:author="Microsoft Office User" w:date="2024-12-18T12:00:00Z"/>
        </w:rPr>
      </w:pPr>
      <w:r>
        <w:t>Researchers have pointed to questionable research practices (QRPs), such as p-hacking</w:t>
      </w:r>
      <w:del w:id="16" w:author="Microsoft Office User" w:date="2024-12-18T12:00:00Z">
        <w:r>
          <w:delText xml:space="preserve"> </w:delText>
        </w:r>
      </w:del>
      <w:ins w:id="17" w:author="Microsoft Office User" w:date="2024-12-18T12:00:00Z">
        <w:r>
          <w:t xml:space="preserve">–knowingly manipulating an analysis until a significant p-value is obtained (See Head, Holman, </w:t>
        </w:r>
        <w:proofErr w:type="spellStart"/>
        <w:r>
          <w:t>Lanfear</w:t>
        </w:r>
        <w:proofErr w:type="spellEnd"/>
        <w:r>
          <w:t xml:space="preserve">, Kahn, &amp; </w:t>
        </w:r>
        <w:proofErr w:type="spellStart"/>
        <w:r>
          <w:t>Jennions</w:t>
        </w:r>
        <w:proofErr w:type="spellEnd"/>
        <w:r>
          <w:t>, 2015)–</w:t>
        </w:r>
      </w:ins>
      <w:r>
        <w:t xml:space="preserve">and </w:t>
      </w:r>
      <w:proofErr w:type="spellStart"/>
      <w:r>
        <w:t>HARKing</w:t>
      </w:r>
      <w:proofErr w:type="spellEnd"/>
      <w:del w:id="18" w:author="Microsoft Office User" w:date="2024-12-18T12:00:00Z">
        <w:r>
          <w:delText>,</w:delText>
        </w:r>
      </w:del>
      <w:ins w:id="19" w:author="Microsoft Office User" w:date="2024-12-18T12:00:00Z">
        <w:r>
          <w:t xml:space="preserve">–hypothesizing after the results are known (See Murphy &amp; </w:t>
        </w:r>
        <w:proofErr w:type="spellStart"/>
        <w:r>
          <w:t>Aguinis</w:t>
        </w:r>
        <w:proofErr w:type="spellEnd"/>
        <w:r>
          <w:t>, 2019)–,</w:t>
        </w:r>
      </w:ins>
      <w:r>
        <w:t xml:space="preserve"> along with small sample sizes, poor theory, lack of transparency, </w:t>
      </w:r>
      <w:del w:id="20" w:author="Microsoft Office User" w:date="2024-12-18T12:00:00Z">
        <w:r>
          <w:delText>etc.</w:delText>
        </w:r>
      </w:del>
      <w:ins w:id="21" w:author="Microsoft Office User" w:date="2024-12-18T12:00:00Z">
        <w:r>
          <w:t>misguided incentive structure in academia, etc.,</w:t>
        </w:r>
      </w:ins>
      <w:r>
        <w:t xml:space="preserve"> as factors that ultimately led to the replication crisis, though it is likely that many factors are/were simultaneously at play. </w:t>
      </w:r>
      <w:ins w:id="22" w:author="Microsoft Office User" w:date="2024-12-18T12:00:00Z">
        <w:r>
          <w:t xml:space="preserve">For instance, the </w:t>
        </w:r>
        <w:proofErr w:type="gramStart"/>
        <w:r>
          <w:t>aforementioned QRPs</w:t>
        </w:r>
        <w:proofErr w:type="gramEnd"/>
        <w:r>
          <w:t xml:space="preserve"> may be an unfortunate consequence of misaligned incentive structures in academia, where publication is the universal currency. The pervasive pressure to publish likely leads many researchers to focus on quantity over quality. Couple this with the difficulty of publishing negative or null results, and the result is a research landscape in which many fields suffer from publication bias with little or no incentive to prioritize time consuming open science practices. Taking this into account, it is not hard to understand why some researchers may turn to QRPs. While it is difficult to quantify how prevalent QRPs are </w:t>
        </w:r>
        <w:proofErr w:type="gramStart"/>
        <w:r>
          <w:t>in a given</w:t>
        </w:r>
        <w:proofErr w:type="gramEnd"/>
        <w:r>
          <w:t xml:space="preserve"> field, in a survey of applied linguists, Isbell et al. (2022) found that 94% reported having engaged in one more, and 17% admitted to having committed some form of fraud.</w:t>
        </w:r>
      </w:ins>
    </w:p>
    <w:p w14:paraId="5C1B86F4" w14:textId="1F4D80E8" w:rsidR="008E522E" w:rsidRDefault="00000000">
      <w:pPr>
        <w:pStyle w:val="BodyText"/>
      </w:pPr>
      <w:r>
        <w:t xml:space="preserve">In the aftermath of the </w:t>
      </w:r>
      <w:proofErr w:type="gramStart"/>
      <w:r>
        <w:t>aforementioned crisis</w:t>
      </w:r>
      <w:proofErr w:type="gramEnd"/>
      <w:r>
        <w:t xml:space="preserve">, there has been a push for increased transparency and reproducible methodology to help mitigate the effects of QRPs. </w:t>
      </w:r>
      <w:ins w:id="23" w:author="Microsoft Office User" w:date="2024-12-18T12:00:00Z">
        <w:r>
          <w:t xml:space="preserve">The clearest example of this is the Transparency and Openness Promotion Guidelines (TOP), author </w:t>
        </w:r>
        <w:r>
          <w:lastRenderedPageBreak/>
          <w:t xml:space="preserve">guidelines for journals that aim to help evaluate adherence to open science principles (See </w:t>
        </w:r>
        <w:proofErr w:type="spellStart"/>
        <w:r>
          <w:t>Nosek</w:t>
        </w:r>
        <w:proofErr w:type="spellEnd"/>
        <w:r>
          <w:t xml:space="preserve"> et al., 2015, as well as </w:t>
        </w:r>
        <w:r>
          <w:fldChar w:fldCharType="begin"/>
        </w:r>
        <w:r>
          <w:instrText>HYPERLINK "https://www.cos.io/initiatives/top-guidelines" \h</w:instrText>
        </w:r>
        <w:r>
          <w:fldChar w:fldCharType="separate"/>
        </w:r>
        <w:r>
          <w:rPr>
            <w:rStyle w:val="Hyperlink"/>
          </w:rPr>
          <w:t>https://www.cos.io/initiatives/top-guidelines</w:t>
        </w:r>
        <w:r>
          <w:rPr>
            <w:rStyle w:val="Hyperlink"/>
          </w:rPr>
          <w:fldChar w:fldCharType="end"/>
        </w:r>
        <w:r>
          <w:t xml:space="preserve">). </w:t>
        </w:r>
      </w:ins>
      <w:r>
        <w:t xml:space="preserve">The resulting methodological framework and associated techniques have reshaped research methods in Psychology, and, slowly but surely, are making their way into related fields. While many agree that open science practices represent a positive step forward in improving scientific rigor, these practices, by and large, have not been adopted in the field of linguistics (Bochynska et al., 2023). One reason for the slow adoption in linguistics may be related to the fact that engaging in open science is no trivial feat. </w:t>
      </w:r>
      <w:del w:id="24" w:author="Microsoft Office User" w:date="2024-12-18T12:00:00Z">
        <w:r>
          <w:delText>To wit</w:delText>
        </w:r>
      </w:del>
      <w:ins w:id="25" w:author="Microsoft Office User" w:date="2024-12-18T12:00:00Z">
        <w:r>
          <w:t>On the contrary</w:t>
        </w:r>
      </w:ins>
      <w:r>
        <w:t>, it</w:t>
      </w:r>
      <w:ins w:id="26" w:author="Microsoft Office User" w:date="2024-12-18T12:00:00Z">
        <w:r>
          <w:t xml:space="preserve"> often</w:t>
        </w:r>
      </w:ins>
      <w:r>
        <w:t xml:space="preserve"> requires learning new skills, thoughtful planning, as well as an openness and willingness to share materials, code, and data. </w:t>
      </w:r>
      <w:del w:id="27" w:author="Microsoft Office User" w:date="2024-12-18T12:00:00Z">
        <w:r>
          <w:delText>It necessitates that</w:delText>
        </w:r>
      </w:del>
      <w:ins w:id="28" w:author="Microsoft Office User" w:date="2024-12-18T12:00:00Z">
        <w:r>
          <w:t>Many</w:t>
        </w:r>
      </w:ins>
      <w:r>
        <w:t xml:space="preserve"> researchers</w:t>
      </w:r>
      <w:ins w:id="29" w:author="Microsoft Office User" w:date="2024-12-18T12:00:00Z">
        <w:r>
          <w:t xml:space="preserve"> need to</w:t>
        </w:r>
      </w:ins>
      <w:r>
        <w:t xml:space="preserve"> implement new techniques with limited pedagogical resources and embrace alternative methods of disseminating their research, all of which </w:t>
      </w:r>
      <w:del w:id="30" w:author="Microsoft Office User" w:date="2024-12-18T12:00:00Z">
        <w:r>
          <w:delText>constitutes a steep learning curve. Given</w:delText>
        </w:r>
      </w:del>
      <w:ins w:id="31" w:author="Microsoft Office User" w:date="2024-12-18T12:00:00Z">
        <w:r>
          <w:t xml:space="preserve">can constitute a steep learning curve. That being said, what engaging in open science ultimately entails </w:t>
        </w:r>
        <w:proofErr w:type="gramStart"/>
        <w:r>
          <w:t>is</w:t>
        </w:r>
        <w:proofErr w:type="gramEnd"/>
        <w:r>
          <w:t xml:space="preserve"> sure to be field-specific and vary accordingly. In some disciplines, for instance, it may only involve a few of the practices we outline in the present work without the need for innovative methodologies. Nonetheless, given</w:t>
        </w:r>
      </w:ins>
      <w:r>
        <w:t xml:space="preserve"> how new open science practices are, it is reasonable to assume that current senior researchers were not trained in these innovative methodologies. </w:t>
      </w:r>
      <w:proofErr w:type="gramStart"/>
      <w:r>
        <w:t>As a consequence</w:t>
      </w:r>
      <w:proofErr w:type="gramEnd"/>
      <w:r>
        <w:t>, many early career researchers (</w:t>
      </w:r>
      <w:del w:id="32" w:author="Microsoft Office User" w:date="2024-12-18T12:00:00Z">
        <w:r>
          <w:delText>ERC</w:delText>
        </w:r>
      </w:del>
      <w:ins w:id="33" w:author="Microsoft Office User" w:date="2024-12-18T12:00:00Z">
        <w:r>
          <w:t>ECR</w:t>
        </w:r>
      </w:ins>
      <w:r>
        <w:t xml:space="preserve">) find themselves at a crossroads in which they are forced to learn open science on their own, often without institutional support. Ironically, there is also a growing expectation that ECRs implement these novel tools </w:t>
      </w:r>
      <w:proofErr w:type="gramStart"/>
      <w:r>
        <w:t>in order to</w:t>
      </w:r>
      <w:proofErr w:type="gramEnd"/>
      <w:r>
        <w:t xml:space="preserve"> be successful in their programs</w:t>
      </w:r>
      <w:del w:id="34" w:author="Microsoft Office User" w:date="2024-12-18T12:00:00Z">
        <w:r>
          <w:delText>/</w:delText>
        </w:r>
      </w:del>
      <w:ins w:id="35" w:author="Microsoft Office User" w:date="2024-12-18T12:00:00Z">
        <w:r>
          <w:t xml:space="preserve">, on the job market, or to advance in their </w:t>
        </w:r>
      </w:ins>
      <w:r>
        <w:t>careers.</w:t>
      </w:r>
    </w:p>
    <w:p w14:paraId="27152B10" w14:textId="7991F7FF" w:rsidR="008E522E" w:rsidRDefault="00000000">
      <w:pPr>
        <w:pStyle w:val="BodyText"/>
      </w:pPr>
      <w:r>
        <w:t xml:space="preserve">The present work intends to </w:t>
      </w:r>
      <w:del w:id="36" w:author="Microsoft Office User" w:date="2024-12-18T12:00:00Z">
        <w:r>
          <w:delText>help make</w:delText>
        </w:r>
      </w:del>
      <w:ins w:id="37" w:author="Microsoft Office User" w:date="2024-12-18T12:00:00Z">
        <w:r>
          <w:t>both highlight and contribute to a line of research focused on making</w:t>
        </w:r>
      </w:ins>
      <w:r>
        <w:t xml:space="preserve"> open science practices understandable and accessible to researchers in linguistics from all backgrounds and at every stage, from students/</w:t>
      </w:r>
      <w:del w:id="38" w:author="Microsoft Office User" w:date="2024-12-18T12:00:00Z">
        <w:r>
          <w:delText>ERCs</w:delText>
        </w:r>
      </w:del>
      <w:ins w:id="39" w:author="Microsoft Office User" w:date="2024-12-18T12:00:00Z">
        <w:r>
          <w:t>ECRs</w:t>
        </w:r>
      </w:ins>
      <w:r>
        <w:t xml:space="preserve"> to senior researchers and advisors. </w:t>
      </w:r>
      <w:del w:id="40" w:author="Microsoft Office User" w:date="2024-12-18T12:00:00Z">
        <w:r>
          <w:delText>To this end, we</w:delText>
        </w:r>
      </w:del>
      <w:ins w:id="41" w:author="Microsoft Office User" w:date="2024-12-18T12:00:00Z">
        <w:r>
          <w:t>We</w:t>
        </w:r>
      </w:ins>
      <w:r>
        <w:t xml:space="preserve"> </w:t>
      </w:r>
      <w:r>
        <w:lastRenderedPageBreak/>
        <w:t xml:space="preserve">identify </w:t>
      </w:r>
      <w:ins w:id="42" w:author="Microsoft Office User" w:date="2024-12-18T12:00:00Z">
        <w:r>
          <w:t xml:space="preserve">the following </w:t>
        </w:r>
      </w:ins>
      <w:r>
        <w:t>three areas</w:t>
      </w:r>
      <w:del w:id="43" w:author="Microsoft Office User" w:date="2024-12-18T12:00:00Z">
        <w:r>
          <w:delText>,</w:delText>
        </w:r>
      </w:del>
      <w:ins w:id="44" w:author="Microsoft Office User" w:date="2024-12-18T12:00:00Z">
        <w:r>
          <w:t xml:space="preserve"> of</w:t>
        </w:r>
      </w:ins>
      <w:r>
        <w:t xml:space="preserve"> stance, workflow</w:t>
      </w:r>
      <w:del w:id="45" w:author="Microsoft Office User" w:date="2024-12-18T12:00:00Z">
        <w:r>
          <w:delText>,</w:delText>
        </w:r>
      </w:del>
      <w:r>
        <w:t xml:space="preserve"> and dissemination, in which linguists can engage in open science</w:t>
      </w:r>
      <w:del w:id="46" w:author="Microsoft Office User" w:date="2024-12-18T12:00:00Z">
        <w:r>
          <w:delText>.</w:delText>
        </w:r>
      </w:del>
      <w:ins w:id="47" w:author="Microsoft Office User" w:date="2024-12-18T12:00:00Z">
        <w:r>
          <w:t xml:space="preserve"> (see </w:t>
        </w:r>
        <w:r>
          <w:fldChar w:fldCharType="begin"/>
        </w:r>
        <w:r>
          <w:instrText>HYPERLINK \l "fig-os-flow" \h</w:instrText>
        </w:r>
        <w:r>
          <w:fldChar w:fldCharType="separate"/>
        </w:r>
        <w:r>
          <w:rPr>
            <w:rStyle w:val="Hyperlink"/>
          </w:rPr>
          <w:t>Figure 1</w:t>
        </w:r>
        <w:r>
          <w:rPr>
            <w:rStyle w:val="Hyperlink"/>
          </w:rPr>
          <w:fldChar w:fldCharType="end"/>
        </w:r>
        <w:r>
          <w:t>).</w:t>
        </w:r>
      </w:ins>
      <w:r>
        <w:t xml:space="preserve"> The first area, </w:t>
      </w:r>
      <w:r>
        <w:rPr>
          <w:i/>
          <w:iCs/>
        </w:rPr>
        <w:t>stance</w:t>
      </w:r>
      <w:r>
        <w:t xml:space="preserve">, refers to practices that focus on the researchers position or attitude towards openness and transparency. The second area, </w:t>
      </w:r>
      <w:r>
        <w:rPr>
          <w:i/>
          <w:iCs/>
        </w:rPr>
        <w:t>workflow</w:t>
      </w:r>
      <w:r>
        <w:t xml:space="preserve">, deals with methods and techniques researchers can implement to make their research projects more open and transparent. Finally, </w:t>
      </w:r>
      <w:r>
        <w:rPr>
          <w:i/>
          <w:iCs/>
        </w:rPr>
        <w:t>dissemination</w:t>
      </w:r>
      <w:r>
        <w:t xml:space="preserve"> refers to novel ways in which researchers can help ensure that their research products are accessible and free from QRPs. </w:t>
      </w:r>
      <w:del w:id="48" w:author="Microsoft Office User" w:date="2024-12-18T12:00:00Z">
        <w:r>
          <w:delText>In total</w:delText>
        </w:r>
      </w:del>
      <w:ins w:id="49" w:author="Microsoft Office User" w:date="2024-12-18T12:00:00Z">
        <w:r>
          <w:t>While our coverage of these areas cannot be exhaustive</w:t>
        </w:r>
      </w:ins>
      <w:r>
        <w:t xml:space="preserve">, we </w:t>
      </w:r>
      <w:del w:id="50" w:author="Microsoft Office User" w:date="2024-12-18T12:00:00Z">
        <w:r>
          <w:delText>describe</w:delText>
        </w:r>
      </w:del>
      <w:ins w:id="51" w:author="Microsoft Office User" w:date="2024-12-18T12:00:00Z">
        <w:r>
          <w:t>highlight</w:t>
        </w:r>
      </w:ins>
      <w:r>
        <w:t xml:space="preserve"> eight open science practices</w:t>
      </w:r>
      <w:del w:id="52" w:author="Microsoft Office User" w:date="2024-12-18T12:00:00Z">
        <w:r>
          <w:delText xml:space="preserve">, illustrated in </w:delText>
        </w:r>
        <w:r>
          <w:fldChar w:fldCharType="begin"/>
        </w:r>
        <w:r>
          <w:delInstrText>HYPERLINK \l "fig-os-flow" \h</w:delInstrText>
        </w:r>
        <w:r>
          <w:fldChar w:fldCharType="separate"/>
        </w:r>
        <w:r>
          <w:rPr>
            <w:rStyle w:val="Hyperlink"/>
          </w:rPr>
          <w:delText>Figure 1</w:delText>
        </w:r>
        <w:r>
          <w:rPr>
            <w:rStyle w:val="Hyperlink"/>
          </w:rPr>
          <w:fldChar w:fldCharType="end"/>
        </w:r>
        <w:r>
          <w:delText>,</w:delText>
        </w:r>
      </w:del>
      <w:r>
        <w:t xml:space="preserve"> within these areas: positionality statements and declarations of conflict of interest, open data</w:t>
      </w:r>
      <w:ins w:id="53" w:author="Microsoft Office User" w:date="2024-12-18T12:00:00Z">
        <w:r>
          <w:t xml:space="preserve"> and materials</w:t>
        </w:r>
        <w:r>
          <w:rPr>
            <w:rStyle w:val="FootnoteReference"/>
          </w:rPr>
          <w:footnoteReference w:id="3"/>
        </w:r>
        <w:r>
          <w:t>, literate programming</w:t>
        </w:r>
      </w:ins>
      <w:r>
        <w:t>, reproducible code/projects</w:t>
      </w:r>
      <w:del w:id="55" w:author="Microsoft Office User" w:date="2024-12-18T12:00:00Z">
        <w:r>
          <w:delText xml:space="preserve"> and literate programming</w:delText>
        </w:r>
      </w:del>
      <w:ins w:id="56" w:author="Microsoft Office User" w:date="2024-12-18T12:00:00Z">
        <w:r>
          <w:t>, shareable computational environments</w:t>
        </w:r>
      </w:ins>
      <w:r>
        <w:t xml:space="preserve">, preregistration, registered reports, and pre-prints. We provide practical examples and detailed descriptions of the </w:t>
      </w:r>
      <w:proofErr w:type="gramStart"/>
      <w:r>
        <w:t>aforementioned practices</w:t>
      </w:r>
      <w:proofErr w:type="gramEnd"/>
      <w:r>
        <w:t xml:space="preserve"> with the goal of helping the interested linguist commence their journey of engaging in open science practices in their own research.</w:t>
      </w:r>
      <w:ins w:id="57" w:author="Microsoft Office User" w:date="2024-12-18T12:00:00Z">
        <w:r>
          <w:t xml:space="preserve"> Importantly, the present work should be considered a complement to the extant work fomenting open science practices in the speech sciences.</w:t>
        </w:r>
      </w:ins>
    </w:p>
    <w:tbl>
      <w:tblPr>
        <w:tblStyle w:val="Table"/>
        <w:tblW w:w="5000" w:type="pct"/>
        <w:tblLayout w:type="fixed"/>
        <w:tblLook w:val="0000" w:firstRow="0" w:lastRow="0" w:firstColumn="0" w:lastColumn="0" w:noHBand="0" w:noVBand="0"/>
        <w:tblPrChange w:id="58" w:author="Microsoft Office User" w:date="2024-12-18T12:00:00Z">
          <w:tblPr>
            <w:tblStyle w:val="Table"/>
            <w:tblW w:w="5000" w:type="pct"/>
            <w:tblLook w:val="0000" w:firstRow="0" w:lastRow="0" w:firstColumn="0" w:lastColumn="0" w:noHBand="0" w:noVBand="0"/>
          </w:tblPr>
        </w:tblPrChange>
      </w:tblPr>
      <w:tblGrid>
        <w:gridCol w:w="9360"/>
        <w:tblGridChange w:id="59">
          <w:tblGrid>
            <w:gridCol w:w="9576"/>
          </w:tblGrid>
        </w:tblGridChange>
      </w:tblGrid>
      <w:tr w:rsidR="008E522E" w14:paraId="3805805D" w14:textId="77777777">
        <w:tc>
          <w:tcPr>
            <w:tcW w:w="7920" w:type="dxa"/>
            <w:tcPrChange w:id="60" w:author="Microsoft Office User" w:date="2024-12-18T12:00:00Z">
              <w:tcPr>
                <w:tcW w:w="0" w:type="auto"/>
              </w:tcPr>
            </w:tcPrChange>
          </w:tcPr>
          <w:p w14:paraId="6FE3EEEA" w14:textId="77777777" w:rsidR="009D0C80" w:rsidRDefault="00000000">
            <w:pPr>
              <w:jc w:val="center"/>
              <w:rPr>
                <w:del w:id="61" w:author="Microsoft Office User" w:date="2024-12-18T12:00:00Z"/>
              </w:rPr>
            </w:pPr>
            <w:bookmarkStart w:id="62" w:name="fig-os-flow"/>
            <w:del w:id="63" w:author="Microsoft Office User" w:date="2024-12-18T12:00:00Z">
              <w:r>
                <w:rPr>
                  <w:noProof/>
                </w:rPr>
                <w:lastRenderedPageBreak/>
                <w:drawing>
                  <wp:inline distT="0" distB="0" distL="0" distR="0" wp14:anchorId="16517BD3" wp14:editId="4F080805">
                    <wp:extent cx="5943600" cy="2207622"/>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figs/os-flow/fig-os-flow.png"/>
                            <pic:cNvPicPr>
                              <a:picLocks noChangeAspect="1" noChangeArrowheads="1"/>
                            </pic:cNvPicPr>
                          </pic:nvPicPr>
                          <pic:blipFill>
                            <a:blip r:embed="rId7"/>
                            <a:stretch>
                              <a:fillRect/>
                            </a:stretch>
                          </pic:blipFill>
                          <pic:spPr bwMode="auto">
                            <a:xfrm>
                              <a:off x="0" y="0"/>
                              <a:ext cx="5943600" cy="2207622"/>
                            </a:xfrm>
                            <a:prstGeom prst="rect">
                              <a:avLst/>
                            </a:prstGeom>
                            <a:noFill/>
                            <a:ln w="9525">
                              <a:noFill/>
                              <a:headEnd/>
                              <a:tailEnd/>
                            </a:ln>
                          </pic:spPr>
                        </pic:pic>
                      </a:graphicData>
                    </a:graphic>
                  </wp:inline>
                </w:drawing>
              </w:r>
            </w:del>
          </w:p>
          <w:p w14:paraId="7221D848" w14:textId="77777777" w:rsidR="008E522E" w:rsidRDefault="00000000">
            <w:pPr>
              <w:pStyle w:val="Compact"/>
              <w:jc w:val="center"/>
              <w:rPr>
                <w:ins w:id="64" w:author="Microsoft Office User" w:date="2024-12-18T12:00:00Z"/>
              </w:rPr>
            </w:pPr>
            <w:ins w:id="65" w:author="Microsoft Office User" w:date="2024-12-18T12:00:00Z">
              <w:r>
                <w:rPr>
                  <w:noProof/>
                </w:rPr>
                <w:drawing>
                  <wp:inline distT="0" distB="0" distL="0" distR="0" wp14:anchorId="2E7B7874" wp14:editId="51C8BDBA">
                    <wp:extent cx="5943600" cy="3164544"/>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figs/os-flow/fig-os-flow.png"/>
                            <pic:cNvPicPr>
                              <a:picLocks noChangeAspect="1" noChangeArrowheads="1"/>
                            </pic:cNvPicPr>
                          </pic:nvPicPr>
                          <pic:blipFill>
                            <a:blip r:embed="rId8"/>
                            <a:stretch>
                              <a:fillRect/>
                            </a:stretch>
                          </pic:blipFill>
                          <pic:spPr bwMode="auto">
                            <a:xfrm>
                              <a:off x="0" y="0"/>
                              <a:ext cx="5943600" cy="3164544"/>
                            </a:xfrm>
                            <a:prstGeom prst="rect">
                              <a:avLst/>
                            </a:prstGeom>
                            <a:noFill/>
                            <a:ln w="9525">
                              <a:noFill/>
                              <a:headEnd/>
                              <a:tailEnd/>
                            </a:ln>
                          </pic:spPr>
                        </pic:pic>
                      </a:graphicData>
                    </a:graphic>
                  </wp:inline>
                </w:drawing>
              </w:r>
            </w:ins>
          </w:p>
          <w:p w14:paraId="17732956" w14:textId="69DFDAB9" w:rsidR="008E522E" w:rsidRDefault="00000000">
            <w:pPr>
              <w:pStyle w:val="ImageCaption"/>
              <w:spacing w:before="200"/>
            </w:pPr>
            <w:r>
              <w:t xml:space="preserve">Figure 1: </w:t>
            </w:r>
            <w:del w:id="66" w:author="Microsoft Office User" w:date="2024-12-18T12:00:00Z">
              <w:r>
                <w:delText>Eight</w:delText>
              </w:r>
            </w:del>
            <w:ins w:id="67" w:author="Microsoft Office User" w:date="2024-12-18T12:00:00Z">
              <w:r>
                <w:t>Some</w:t>
              </w:r>
            </w:ins>
            <w:r>
              <w:t xml:space="preserve"> open science practices amenable to research in </w:t>
            </w:r>
            <w:del w:id="68" w:author="Microsoft Office User" w:date="2024-12-18T12:00:00Z">
              <w:r>
                <w:delText>lingusitics</w:delText>
              </w:r>
            </w:del>
            <w:ins w:id="69" w:author="Microsoft Office User" w:date="2024-12-18T12:00:00Z">
              <w:r>
                <w:t>linguistics as they pertain to one’s stance, workflow, and the dissemination of research products</w:t>
              </w:r>
            </w:ins>
            <w:r>
              <w:t>.</w:t>
            </w:r>
          </w:p>
        </w:tc>
        <w:bookmarkEnd w:id="62"/>
      </w:tr>
    </w:tbl>
    <w:p w14:paraId="461A4B7F" w14:textId="77777777" w:rsidR="008E522E" w:rsidRDefault="00000000">
      <w:pPr>
        <w:pStyle w:val="Heading1"/>
        <w:rPr>
          <w:ins w:id="70" w:author="Microsoft Office User" w:date="2024-12-18T12:00:00Z"/>
        </w:rPr>
      </w:pPr>
      <w:bookmarkStart w:id="71" w:name="stance"/>
      <w:bookmarkEnd w:id="10"/>
      <w:ins w:id="72" w:author="Microsoft Office User" w:date="2024-12-18T12:00:00Z">
        <w:r>
          <w:t>Stance</w:t>
        </w:r>
      </w:ins>
    </w:p>
    <w:p w14:paraId="79CF2D8F" w14:textId="77777777" w:rsidR="008E522E" w:rsidRDefault="00000000">
      <w:pPr>
        <w:pStyle w:val="Heading2"/>
        <w:pPrChange w:id="73" w:author="Microsoft Office User" w:date="2024-12-18T12:00:00Z">
          <w:pPr>
            <w:pStyle w:val="Heading1"/>
          </w:pPr>
        </w:pPrChange>
      </w:pPr>
      <w:bookmarkStart w:id="74" w:name="positionality-statements"/>
      <w:r>
        <w:t>Positionality statements</w:t>
      </w:r>
    </w:p>
    <w:p w14:paraId="4BD6DBE7" w14:textId="77777777" w:rsidR="009D0C80" w:rsidRDefault="00000000">
      <w:pPr>
        <w:pStyle w:val="FirstParagraph"/>
        <w:rPr>
          <w:del w:id="75" w:author="Microsoft Office User" w:date="2024-12-18T12:00:00Z"/>
        </w:rPr>
      </w:pPr>
      <w:r>
        <w:t xml:space="preserve">A positionality statement is a reflective piece of writing that acknowledges a researcher’s stance/position, toward a research topic, framework, and even participants. Similar to a statement of conflict of interest, a positionality statement can influence how results are interpreted (Rowe, 2014). One’s positionality differs from a statement of conflict of interest in that it can also influence how research is undertaken and can encompass the researcher’s social, cultural, and personal identity, as well as their biases and assumptions (Holmes, 2020). Among others, relevant personal characteristics that may be included in a positionality statement are gender and racial identity, age, sexual orientation, immigration status, and ideological stances (Berger, 2015). These traits may indirectly impact research endeavors, since participants may be more willing to engage in a study if they perceive the researcher as sympathetic (De Tona et al., 2006), </w:t>
      </w:r>
      <w:r>
        <w:lastRenderedPageBreak/>
        <w:t>or may even offer different responses based on the researcher’s perceived identity (Berger, 2015).</w:t>
      </w:r>
    </w:p>
    <w:p w14:paraId="4090FF1D" w14:textId="77777777" w:rsidR="009D0C80" w:rsidRDefault="00000000">
      <w:pPr>
        <w:pStyle w:val="BodyText"/>
        <w:rPr>
          <w:del w:id="76" w:author="Microsoft Office User" w:date="2024-12-18T12:00:00Z"/>
        </w:rPr>
      </w:pPr>
      <w:del w:id="77" w:author="Microsoft Office User" w:date="2024-12-18T12:00:00Z">
        <w:r>
          <w:delText>While positionality statements have been adopted in some disciplines of the humanities and social sciences as a way of recognizing the various ways in which researchers’ backgrounds and identities may intersect with their research endeavors, they are a relatively new incorporation in the field of linguistics, appearing primarily in subfields such as applied linguistics, linguistic anthropology, and linguistic ethnography (Bucholtz et al., 2023). Positionality statements are increasingly considered</w:delText>
        </w:r>
      </w:del>
      <w:ins w:id="78" w:author="Microsoft Office User" w:date="2024-12-18T12:00:00Z">
        <w:r>
          <w:t xml:space="preserve"> </w:t>
        </w:r>
      </w:ins>
      <w:moveFromRangeStart w:id="79" w:author="Microsoft Office User" w:date="2024-12-18T12:00:00Z" w:name="move185415637"/>
      <w:moveFrom w:id="80" w:author="Microsoft Office User" w:date="2024-12-18T12:00:00Z">
        <w:r>
          <w:t xml:space="preserve"> crucial components of the research process, as they increase transparency into research practices (Steltenpohl, Hudson, &amp; Klement, 2022) and contextualize the environment in which studies take place, or, in other words, they “[define] the boundaries within which research was produced” (Jafar, 2018, p. 1). Traditionally, positionality statements have been more prevalent in qualitative research. </w:t>
        </w:r>
      </w:moveFrom>
      <w:moveFromRangeEnd w:id="79"/>
      <w:del w:id="81" w:author="Microsoft Office User" w:date="2024-12-18T12:00:00Z">
        <w:r>
          <w:delText>We believe they should be considered equally important in quantitative research, since, aside from contributing to ongoing efforts to promote transparency and openness in research practices, recognizing and addressing a researcher’s positionality can increase the validity of their findings (Jafar, 2018). Moreover, Bucholtz et al. (2023) note that considering a researcher’s positionality may be especially important in linguistics, “[…] which relies on racially minoritized communities as sources of data yet lack adequate (if any) representation of those communities among faculty researchers” (p. 2).</w:delText>
        </w:r>
      </w:del>
    </w:p>
    <w:p w14:paraId="5607D8A5" w14:textId="77777777" w:rsidR="009D0C80" w:rsidRDefault="00000000">
      <w:pPr>
        <w:pStyle w:val="BodyText"/>
        <w:rPr>
          <w:del w:id="82" w:author="Microsoft Office User" w:date="2024-12-18T12:00:00Z"/>
        </w:rPr>
      </w:pPr>
      <w:del w:id="83" w:author="Microsoft Office User" w:date="2024-12-18T12:00:00Z">
        <w:r>
          <w:delText>Many researchers support and advocate for the inclusion of positionality statements in their research publications (e.g., Bucholtz et al.,</w:delText>
        </w:r>
      </w:del>
      <w:moveFromRangeStart w:id="84" w:author="Microsoft Office User" w:date="2024-12-18T12:00:00Z" w:name="move185415638"/>
      <w:moveFrom w:id="85" w:author="Microsoft Office User" w:date="2024-12-18T12:00:00Z">
        <w:r>
          <w:t xml:space="preserve"> 2023; Jafar, 2018; Steltenpohl et al., 2022). </w:t>
        </w:r>
      </w:moveFrom>
      <w:moveFromRangeEnd w:id="84"/>
      <w:del w:id="86" w:author="Microsoft Office User" w:date="2024-12-18T12:00:00Z">
        <w:r>
          <w:delText>Nonetheless, others contest this practice, pointing to the universalism of research, that is, the belief that scholarly endeavors should be assessed on their inherent merits, regardless of the status or personal identity of the person making the contribution (Savolainen, Casey, McBrayer, &amp; Schwerdtle, 2023). Savolainen et al. (2023) draw connections between positionality statements and conflict of interest statements, arguing that, while researchers are required to disclose any and all financial gains associated with a research project, “positionality statements grant authors the freedom to decide which parts of their biography they choose to share and how they choose to frame it.” (p. </w:delText>
        </w:r>
      </w:del>
      <w:moveFromRangeStart w:id="87" w:author="Microsoft Office User" w:date="2024-12-18T12:00:00Z" w:name="move185415639"/>
      <w:moveFrom w:id="88" w:author="Microsoft Office User" w:date="2024-12-18T12:00:00Z">
        <w:r>
          <w:t xml:space="preserve">1334). </w:t>
        </w:r>
      </w:moveFrom>
      <w:moveFromRangeEnd w:id="87"/>
      <w:del w:id="89" w:author="Microsoft Office User" w:date="2024-12-18T12:00:00Z">
        <w:r>
          <w:delText>Importantly, statements of conflict of interest are underused in linguistic research. Bochynska et al. (2023) surveyed open and transparent practices in linguistics and found that only 10% of the articles sampled included statements of conflict of interest, and, among those 10%, none declared any conflicts (See also Cristea &amp; Ioannidis, 2018; Hardwicke et al., 2022, 2020). Positionality statements are likely even less common.</w:delText>
        </w:r>
      </w:del>
    </w:p>
    <w:p w14:paraId="1C13D2C5" w14:textId="74A7784E" w:rsidR="008E522E" w:rsidRDefault="00000000">
      <w:pPr>
        <w:pStyle w:val="FirstParagraph"/>
        <w:pPrChange w:id="90" w:author="Microsoft Office User" w:date="2024-12-18T12:00:00Z">
          <w:pPr>
            <w:pStyle w:val="BodyText"/>
          </w:pPr>
        </w:pPrChange>
      </w:pPr>
      <w:r>
        <w:t xml:space="preserve">While positionality statements, due to their reflexive nature, may encompass larger pieces of writing, they can also take the form of short paragraphs that illustrate a few personal characteristics deemed relevant for the </w:t>
      </w:r>
      <w:proofErr w:type="gramStart"/>
      <w:r>
        <w:t>particular research</w:t>
      </w:r>
      <w:proofErr w:type="gramEnd"/>
      <w:r>
        <w:t xml:space="preserve"> endeavor. For instance, “Gabriela is a white immigrant cis-gender woman from Romania whose research focuses on how non-native speakers are ideologically framed as linguistically deficient in comparison to native speakers who are characterized by their linguistic authority and expertise</w:t>
      </w:r>
      <w:del w:id="91" w:author="Microsoft Office User" w:date="2024-12-18T12:00:00Z">
        <w:r>
          <w:delText>.” Lastly, in showing their commitment to Diversity, Equity, Inclusivity, and Belonging (DEIB) initiatives, journals have started to encourage authors to include positionality statements with their submissions (e.g., the Journal of Social and Personal Relationships). It is our stance that researchers should reflect on their positionality before starting a project and consider including a positionality statement.</w:delText>
        </w:r>
      </w:del>
      <w:ins w:id="92" w:author="Microsoft Office User" w:date="2024-12-18T12:00:00Z">
        <w:r>
          <w:t>”.</w:t>
        </w:r>
      </w:ins>
      <w:r>
        <w:t xml:space="preserve"> When submitting a study for publication, the positionality statement can be included in additional materials if the word limit is a concern.</w:t>
      </w:r>
      <w:del w:id="93" w:author="Microsoft Office User" w:date="2024-12-18T12:00:00Z">
        <w:r>
          <w:delText xml:space="preserve"> For examples of positionality statements in linguistic research, the interested reader is directed to Bochynska et al. (2023) and Weissler et al. (2023).</w:delText>
        </w:r>
      </w:del>
    </w:p>
    <w:p w14:paraId="3F8980F2" w14:textId="61235E4F" w:rsidR="008E522E" w:rsidRDefault="00000000">
      <w:pPr>
        <w:pStyle w:val="BodyText"/>
        <w:rPr>
          <w:ins w:id="94" w:author="Microsoft Office User" w:date="2024-12-18T12:00:00Z"/>
        </w:rPr>
      </w:pPr>
      <w:del w:id="95" w:author="Microsoft Office User" w:date="2024-12-18T12:00:00Z">
        <w:r>
          <w:delText xml:space="preserve">In sum, we believe positionality statements </w:delText>
        </w:r>
      </w:del>
      <w:ins w:id="96" w:author="Microsoft Office User" w:date="2024-12-18T12:00:00Z">
        <w:r>
          <w:t xml:space="preserve">Though positionality statements have been adopted in some disciplines of the humanities and social sciences as a means to recognizing the various ways in which researchers’ backgrounds and identities may intersect with their research endeavors, they </w:t>
        </w:r>
      </w:ins>
      <w:r>
        <w:t xml:space="preserve">are </w:t>
      </w:r>
      <w:del w:id="97" w:author="Microsoft Office User" w:date="2024-12-18T12:00:00Z">
        <w:r>
          <w:delText>essential</w:delText>
        </w:r>
      </w:del>
      <w:ins w:id="98" w:author="Microsoft Office User" w:date="2024-12-18T12:00:00Z">
        <w:r>
          <w:t>a relatively new incorporation</w:t>
        </w:r>
      </w:ins>
      <w:r>
        <w:t xml:space="preserve"> in </w:t>
      </w:r>
      <w:ins w:id="99" w:author="Microsoft Office User" w:date="2024-12-18T12:00:00Z">
        <w:r>
          <w:t xml:space="preserve">the field of linguistics, appearing primarily in subfields, such as applied linguistics, linguistic anthropology, and </w:t>
        </w:r>
      </w:ins>
      <w:r>
        <w:t xml:space="preserve">linguistic </w:t>
      </w:r>
      <w:ins w:id="100" w:author="Microsoft Office User" w:date="2024-12-18T12:00:00Z">
        <w:r>
          <w:t>ethnography (</w:t>
        </w:r>
        <w:proofErr w:type="spellStart"/>
        <w:r>
          <w:t>Bucholtz</w:t>
        </w:r>
        <w:proofErr w:type="spellEnd"/>
        <w:r>
          <w:t xml:space="preserve"> et al., 2023). Savolainen, Casey, McBrayer, &amp; </w:t>
        </w:r>
        <w:proofErr w:type="spellStart"/>
        <w:r>
          <w:t>Schwerdtle</w:t>
        </w:r>
        <w:proofErr w:type="spellEnd"/>
        <w:r>
          <w:t xml:space="preserve"> (2023) draw connections between positionality statements and relatively more common statements of conflict of interest, arguing that, while researchers are required to disclose </w:t>
        </w:r>
        <w:proofErr w:type="gramStart"/>
        <w:r>
          <w:t>any and all</w:t>
        </w:r>
        <w:proofErr w:type="gramEnd"/>
        <w:r>
          <w:t xml:space="preserve"> financial gains associated with a </w:t>
        </w:r>
      </w:ins>
      <w:r>
        <w:t xml:space="preserve">research </w:t>
      </w:r>
      <w:ins w:id="101" w:author="Microsoft Office User" w:date="2024-12-18T12:00:00Z">
        <w:r>
          <w:t>project, “positionality statements grant authors the freedom to decide which parts of their biography they choose to share and how they choose to frame it” (p. </w:t>
        </w:r>
      </w:ins>
      <w:moveToRangeStart w:id="102" w:author="Microsoft Office User" w:date="2024-12-18T12:00:00Z" w:name="move185415639"/>
      <w:moveTo w:id="103" w:author="Microsoft Office User" w:date="2024-12-18T12:00:00Z">
        <w:r>
          <w:t xml:space="preserve">1334). </w:t>
        </w:r>
      </w:moveTo>
      <w:moveToRangeEnd w:id="102"/>
      <w:ins w:id="104" w:author="Microsoft Office User" w:date="2024-12-18T12:00:00Z">
        <w:r>
          <w:t xml:space="preserve">While statements of conflict of interest are notably underused in linguistic research (See </w:t>
        </w:r>
        <w:proofErr w:type="spellStart"/>
        <w:r>
          <w:t>Bochynska</w:t>
        </w:r>
        <w:proofErr w:type="spellEnd"/>
        <w:r>
          <w:t xml:space="preserve"> et al., 2023)</w:t>
        </w:r>
        <w:r>
          <w:rPr>
            <w:rStyle w:val="FootnoteReference"/>
          </w:rPr>
          <w:footnoteReference w:id="4"/>
        </w:r>
        <w:r>
          <w:t xml:space="preserve">, positionality </w:t>
        </w:r>
        <w:r>
          <w:lastRenderedPageBreak/>
          <w:t>statements are likely even less common. Nonetheless, they are considered by some to be increasingly</w:t>
        </w:r>
      </w:ins>
      <w:moveToRangeStart w:id="106" w:author="Microsoft Office User" w:date="2024-12-18T12:00:00Z" w:name="move185415637"/>
      <w:moveTo w:id="107" w:author="Microsoft Office User" w:date="2024-12-18T12:00:00Z">
        <w:r>
          <w:t xml:space="preserve"> crucial components of the research process, as they increase transparency into research practices (</w:t>
        </w:r>
        <w:proofErr w:type="spellStart"/>
        <w:r>
          <w:t>Steltenpohl</w:t>
        </w:r>
        <w:proofErr w:type="spellEnd"/>
        <w:r>
          <w:t xml:space="preserve">, Hudson, &amp; </w:t>
        </w:r>
        <w:proofErr w:type="spellStart"/>
        <w:r>
          <w:t>Klement</w:t>
        </w:r>
        <w:proofErr w:type="spellEnd"/>
        <w:r>
          <w:t>, 2022) and contextualize the environment in which studies take place, or, in other words, they “[define] the boundaries within which research was produced” (</w:t>
        </w:r>
        <w:proofErr w:type="spellStart"/>
        <w:r>
          <w:t>Jafar</w:t>
        </w:r>
        <w:proofErr w:type="spellEnd"/>
        <w:r>
          <w:t xml:space="preserve">, 2018, p. 1). Traditionally, positionality statements have been more prevalent in qualitative research. </w:t>
        </w:r>
      </w:moveTo>
      <w:moveToRangeEnd w:id="106"/>
      <w:ins w:id="108" w:author="Microsoft Office User" w:date="2024-12-18T12:00:00Z">
        <w:r>
          <w:t xml:space="preserve">Our stance is that, when appropriate, they should be considered equally important in quantitative research as well. Aside from contributing to ongoing efforts to promote transparency and openness in research practices, recognizing and addressing one’s positionality can, in some instances, support a study’s quantitative validity by helping to reduce notions of bias (See </w:t>
        </w:r>
        <w:proofErr w:type="spellStart"/>
        <w:r>
          <w:t>Jafar</w:t>
        </w:r>
        <w:proofErr w:type="spellEnd"/>
        <w:r>
          <w:t>, 2018, for a discussion in the field of medicine).</w:t>
        </w:r>
      </w:ins>
    </w:p>
    <w:p w14:paraId="1924924B" w14:textId="77777777" w:rsidR="008E522E" w:rsidRDefault="00000000">
      <w:pPr>
        <w:pStyle w:val="BodyText"/>
        <w:rPr>
          <w:ins w:id="109" w:author="Microsoft Office User" w:date="2024-12-18T12:00:00Z"/>
        </w:rPr>
      </w:pPr>
      <w:ins w:id="110" w:author="Microsoft Office User" w:date="2024-12-18T12:00:00Z">
        <w:r>
          <w:t>The support and advocacy for the inclusion of positionality statements in research publications is increasing (</w:t>
        </w:r>
        <w:proofErr w:type="spellStart"/>
        <w:r>
          <w:t>Bucholtz</w:t>
        </w:r>
        <w:proofErr w:type="spellEnd"/>
        <w:r>
          <w:t xml:space="preserve"> et al.,</w:t>
        </w:r>
      </w:ins>
      <w:moveToRangeStart w:id="111" w:author="Microsoft Office User" w:date="2024-12-18T12:00:00Z" w:name="move185415638"/>
      <w:moveTo w:id="112" w:author="Microsoft Office User" w:date="2024-12-18T12:00:00Z">
        <w:r>
          <w:t xml:space="preserve"> 2023; </w:t>
        </w:r>
        <w:proofErr w:type="spellStart"/>
        <w:r>
          <w:t>Jafar</w:t>
        </w:r>
        <w:proofErr w:type="spellEnd"/>
        <w:r>
          <w:t xml:space="preserve">, 2018; </w:t>
        </w:r>
        <w:proofErr w:type="spellStart"/>
        <w:r>
          <w:t>Steltenpohl</w:t>
        </w:r>
        <w:proofErr w:type="spellEnd"/>
        <w:r>
          <w:t xml:space="preserve"> et al., 2022). </w:t>
        </w:r>
      </w:moveTo>
      <w:moveToRangeEnd w:id="111"/>
      <w:proofErr w:type="spellStart"/>
      <w:ins w:id="113" w:author="Microsoft Office User" w:date="2024-12-18T12:00:00Z">
        <w:r>
          <w:t>Bucholtz</w:t>
        </w:r>
        <w:proofErr w:type="spellEnd"/>
        <w:r>
          <w:t xml:space="preserve"> et al. (2023) note that considering a researcher’s positionality may be especially important in linguistic research on certain language communities, such as indigenous communities, “[…] which relies on racially minoritized communities as sources of data yet lack adequate (if any) representation of those communities among faculty researchers” (p. 2). Nonetheless, others contest this practice. For example, some investigators point to the universalism of research, that is, the belief that scholarly endeavors should be assessed on their inherent merits, regardless of the status or personal identity of the person making the contribution (Savolainen et al., 2023). In </w:t>
        </w:r>
        <w:proofErr w:type="gramStart"/>
        <w:r>
          <w:t>addition</w:t>
        </w:r>
        <w:proofErr w:type="gramEnd"/>
        <w:r>
          <w:t xml:space="preserve"> and in opposition to </w:t>
        </w:r>
        <w:proofErr w:type="spellStart"/>
        <w:r>
          <w:t>Bucholtz</w:t>
        </w:r>
        <w:proofErr w:type="spellEnd"/>
        <w:r>
          <w:t xml:space="preserve"> et al. (2023), the self-identification associated with a positionality statement may also place some individuals, particularly women and individuals from marginalized groups, in a vulnerable position (</w:t>
        </w:r>
        <w:proofErr w:type="spellStart"/>
        <w:r>
          <w:t>Massoud</w:t>
        </w:r>
        <w:proofErr w:type="spellEnd"/>
        <w:r>
          <w:t xml:space="preserve">, 2022). Specifically, in the field of </w:t>
        </w:r>
        <w:r>
          <w:lastRenderedPageBreak/>
          <w:t xml:space="preserve">law and society, </w:t>
        </w:r>
        <w:proofErr w:type="spellStart"/>
        <w:r>
          <w:t>Massoud</w:t>
        </w:r>
        <w:proofErr w:type="spellEnd"/>
        <w:r>
          <w:t xml:space="preserve"> (2022) posits that the pressure to state one’s positionality can lead to increased anxiety, as well as cause readers to question the researcher’s neutrality, and, ultimately, shift the focus away from the contributions of the research.</w:t>
        </w:r>
      </w:ins>
    </w:p>
    <w:p w14:paraId="2B0CFA93" w14:textId="77777777" w:rsidR="008E522E" w:rsidRDefault="00000000">
      <w:pPr>
        <w:pStyle w:val="BodyText"/>
        <w:rPr>
          <w:ins w:id="114" w:author="Microsoft Office User" w:date="2024-12-18T12:00:00Z"/>
        </w:rPr>
      </w:pPr>
      <w:ins w:id="115" w:author="Microsoft Office User" w:date="2024-12-18T12:00:00Z">
        <w:r>
          <w:t xml:space="preserve">How can one marry the </w:t>
        </w:r>
        <w:proofErr w:type="gramStart"/>
        <w:r>
          <w:t>aforementioned benefits</w:t>
        </w:r>
        <w:proofErr w:type="gramEnd"/>
        <w:r>
          <w:t xml:space="preserve"> of including one’s positionality with the legitimate counterpoints related to marginalized individuals? We believe researchers should only consider the option of including their positionality if they feel comfortable doing so. Roberts, </w:t>
        </w:r>
        <w:proofErr w:type="spellStart"/>
        <w:r>
          <w:t>Bareket</w:t>
        </w:r>
        <w:proofErr w:type="spellEnd"/>
        <w:r>
          <w:t xml:space="preserve">-Shavit, </w:t>
        </w:r>
        <w:proofErr w:type="spellStart"/>
        <w:r>
          <w:t>Dollins</w:t>
        </w:r>
        <w:proofErr w:type="spellEnd"/>
        <w:r>
          <w:t xml:space="preserve">, Goldie, &amp; Mortenson (2020), for instance, argue against mandating one’s positionality. Some journals have started to encourage authors to include positionality statements with their submissions (e.g., the Journal of Social and Personal Relationships) </w:t>
        </w:r>
        <w:proofErr w:type="gramStart"/>
        <w:r>
          <w:t>as a means to</w:t>
        </w:r>
        <w:proofErr w:type="gramEnd"/>
        <w:r>
          <w:t xml:space="preserve"> show their commitment to Diversity, Equity, Inclusivity, and Belonging (DEIB) initiatives. No journals, to the best of our knowledge, require positionality statements.</w:t>
        </w:r>
      </w:ins>
    </w:p>
    <w:p w14:paraId="2BF59D24" w14:textId="6DB89EDE" w:rsidR="008E522E" w:rsidRDefault="00000000">
      <w:pPr>
        <w:pStyle w:val="BodyText"/>
      </w:pPr>
      <w:ins w:id="116" w:author="Microsoft Office User" w:date="2024-12-18T12:00:00Z">
        <w:r>
          <w:t xml:space="preserve">In sum, we believe positionality statements can be productive in linguistic research, </w:t>
        </w:r>
      </w:ins>
      <w:r>
        <w:t xml:space="preserve">as they promote critical self-reflection, increase transparency, </w:t>
      </w:r>
      <w:del w:id="117" w:author="Microsoft Office User" w:date="2024-12-18T12:00:00Z">
        <w:r>
          <w:delText>and</w:delText>
        </w:r>
      </w:del>
      <w:ins w:id="118" w:author="Microsoft Office User" w:date="2024-12-18T12:00:00Z">
        <w:r>
          <w:t>can potentially</w:t>
        </w:r>
      </w:ins>
      <w:r>
        <w:t xml:space="preserve"> help address diversity and inclusion concerns</w:t>
      </w:r>
      <w:del w:id="119" w:author="Microsoft Office User" w:date="2024-12-18T12:00:00Z">
        <w:r>
          <w:delText>. Furthermore, including positionality statements in quantitative research can</w:delText>
        </w:r>
      </w:del>
      <w:ins w:id="120" w:author="Microsoft Office User" w:date="2024-12-18T12:00:00Z">
        <w:r>
          <w:t>, and may</w:t>
        </w:r>
      </w:ins>
      <w:r>
        <w:t xml:space="preserve"> increase the validity of findings</w:t>
      </w:r>
      <w:del w:id="121" w:author="Microsoft Office User" w:date="2024-12-18T12:00:00Z">
        <w:r>
          <w:delText>.</w:delText>
        </w:r>
      </w:del>
      <w:ins w:id="122" w:author="Microsoft Office User" w:date="2024-12-18T12:00:00Z">
        <w:r>
          <w:t xml:space="preserve"> in quantitative research.</w:t>
        </w:r>
      </w:ins>
      <w:r>
        <w:t xml:space="preserve"> By reflecting on who it is that does the research, linguistics can become a more diverse, inclusive, and transparent field.</w:t>
      </w:r>
      <w:ins w:id="123" w:author="Microsoft Office User" w:date="2024-12-18T12:00:00Z">
        <w:r>
          <w:t xml:space="preserve"> </w:t>
        </w:r>
        <w:proofErr w:type="gramStart"/>
        <w:r>
          <w:t>That being said, it</w:t>
        </w:r>
        <w:proofErr w:type="gramEnd"/>
        <w:r>
          <w:t xml:space="preserve"> is important to consider the impact and potential burden of disclosing positionality on marginalized researchers, particularly in collaborative research settings. In the end, regarding one’s positionality, </w:t>
        </w:r>
        <w:r>
          <w:rPr>
            <w:i/>
            <w:iCs/>
          </w:rPr>
          <w:t>what</w:t>
        </w:r>
        <w:r>
          <w:t xml:space="preserve"> and </w:t>
        </w:r>
        <w:r>
          <w:rPr>
            <w:i/>
            <w:iCs/>
          </w:rPr>
          <w:t>how</w:t>
        </w:r>
        <w:r>
          <w:t xml:space="preserve"> to share are fundamental considerations that cannot be overlooked by investigators, journals, publishing houses, and consumers of academic research. It is our stance that researchers should reflect on their positionality before starting a project, and, </w:t>
        </w:r>
        <w:proofErr w:type="gramStart"/>
        <w:r>
          <w:t>if and when</w:t>
        </w:r>
        <w:proofErr w:type="gramEnd"/>
        <w:r>
          <w:t xml:space="preserve"> it makes sense, consider including a positionality statement. For additional information and examples of positionality statements in </w:t>
        </w:r>
        <w:r>
          <w:lastRenderedPageBreak/>
          <w:t xml:space="preserve">linguistic research, the interested reader is directed to </w:t>
        </w:r>
        <w:proofErr w:type="spellStart"/>
        <w:r>
          <w:t>Bochynska</w:t>
        </w:r>
        <w:proofErr w:type="spellEnd"/>
        <w:r>
          <w:t xml:space="preserve"> et al. (2023), Weissler et al. (2023), and </w:t>
        </w:r>
        <w:r>
          <w:fldChar w:fldCharType="begin"/>
        </w:r>
        <w:r>
          <w:instrText>HYPERLINK "https://fosil-project.github.io/posts/positionality-statements/" \h</w:instrText>
        </w:r>
        <w:r>
          <w:fldChar w:fldCharType="separate"/>
        </w:r>
        <w:r>
          <w:rPr>
            <w:rStyle w:val="Hyperlink"/>
          </w:rPr>
          <w:t>https://fosil-project.github.io/posts/positionality-statements/</w:t>
        </w:r>
        <w:r>
          <w:rPr>
            <w:rStyle w:val="Hyperlink"/>
          </w:rPr>
          <w:fldChar w:fldCharType="end"/>
        </w:r>
        <w:r>
          <w:t>.</w:t>
        </w:r>
      </w:ins>
    </w:p>
    <w:p w14:paraId="089A295A" w14:textId="77777777" w:rsidR="008E522E" w:rsidRDefault="00000000">
      <w:pPr>
        <w:pStyle w:val="Heading2"/>
        <w:pPrChange w:id="124" w:author="Microsoft Office User" w:date="2024-12-18T12:00:00Z">
          <w:pPr>
            <w:pStyle w:val="Heading1"/>
          </w:pPr>
        </w:pPrChange>
      </w:pPr>
      <w:bookmarkStart w:id="125" w:name="open-research-data-and-materials"/>
      <w:bookmarkEnd w:id="74"/>
      <w:r>
        <w:t xml:space="preserve">Open </w:t>
      </w:r>
      <w:ins w:id="126" w:author="Microsoft Office User" w:date="2024-12-18T12:00:00Z">
        <w:r>
          <w:t xml:space="preserve">research </w:t>
        </w:r>
      </w:ins>
      <w:r>
        <w:t>data</w:t>
      </w:r>
      <w:ins w:id="127" w:author="Microsoft Office User" w:date="2024-12-18T12:00:00Z">
        <w:r>
          <w:t xml:space="preserve"> and materials</w:t>
        </w:r>
      </w:ins>
    </w:p>
    <w:p w14:paraId="1D3108CF" w14:textId="77074511" w:rsidR="008E522E" w:rsidRDefault="00000000">
      <w:pPr>
        <w:pStyle w:val="FirstParagraph"/>
      </w:pPr>
      <w:del w:id="128" w:author="Microsoft Office User" w:date="2024-12-18T12:00:00Z">
        <w:r>
          <w:delText xml:space="preserve">The term </w:delText>
        </w:r>
        <w:r>
          <w:rPr>
            <w:i/>
            <w:iCs/>
          </w:rPr>
          <w:delText>open data</w:delText>
        </w:r>
      </w:del>
      <w:ins w:id="129" w:author="Microsoft Office User" w:date="2024-12-18T12:00:00Z">
        <w:r>
          <w:t>Recent efforts have pushed for researchers to make their materials (data, code, instruments, etc.) open to the public. Open data, specifically,</w:t>
        </w:r>
      </w:ins>
      <w:r>
        <w:t xml:space="preserve"> refers to data collected for research that is freely and easily available to anybody interested in accessing it for any purpose (Open Knowledge, 2023). In academic research, statements such as “data available upon request” are commonplace</w:t>
      </w:r>
      <w:del w:id="130" w:author="Microsoft Office User" w:date="2024-12-18T12:00:00Z">
        <w:r>
          <w:delText>.</w:delText>
        </w:r>
      </w:del>
      <w:ins w:id="131" w:author="Microsoft Office User" w:date="2024-12-18T12:00:00Z">
        <w:r>
          <w:t xml:space="preserve"> (See Hardwicke &amp; Ioannidis, 2018).</w:t>
        </w:r>
      </w:ins>
      <w:r>
        <w:t xml:space="preserve"> </w:t>
      </w:r>
      <w:proofErr w:type="gramStart"/>
      <w:r>
        <w:t>In spite of</w:t>
      </w:r>
      <w:proofErr w:type="gramEnd"/>
      <w:r>
        <w:t xml:space="preserve"> such assurances, we now know they do not typically result in adequate sharing of research materials (</w:t>
      </w:r>
      <w:ins w:id="132" w:author="Microsoft Office User" w:date="2024-12-18T12:00:00Z">
        <w:r>
          <w:t xml:space="preserve">Hardwicke &amp; Ioannidis, 2018; </w:t>
        </w:r>
      </w:ins>
      <w:r>
        <w:t xml:space="preserve">Spellman, Gilbert, &amp; Corker, 2017; Wicherts, Borsboom, Kats, &amp; Molenaar, 2006). </w:t>
      </w:r>
      <w:del w:id="133" w:author="Microsoft Office User" w:date="2024-12-18T12:00:00Z">
        <w:r>
          <w:delText xml:space="preserve">Recent efforts have attempted to encourage researchers </w:delText>
        </w:r>
      </w:del>
      <w:ins w:id="134" w:author="Microsoft Office User" w:date="2024-12-18T12:00:00Z">
        <w:r>
          <w:t xml:space="preserve">Researchers are increasingly encouraged </w:t>
        </w:r>
      </w:ins>
      <w:r>
        <w:t>to make linguistic data open and accessible via servers</w:t>
      </w:r>
      <w:del w:id="135" w:author="Microsoft Office User" w:date="2024-12-18T12:00:00Z">
        <w:r>
          <w:delText xml:space="preserve"> (e.g.,</w:delText>
        </w:r>
      </w:del>
      <w:ins w:id="136" w:author="Microsoft Office User" w:date="2024-12-18T12:00:00Z">
        <w:r>
          <w:t>. An illustrative example is</w:t>
        </w:r>
      </w:ins>
      <w:r>
        <w:t xml:space="preserve"> the IRIS database</w:t>
      </w:r>
      <w:del w:id="137" w:author="Microsoft Office User" w:date="2024-12-18T12:00:00Z">
        <w:r>
          <w:delText>). Some journals offer</w:delText>
        </w:r>
      </w:del>
      <w:ins w:id="138" w:author="Microsoft Office User" w:date="2024-12-18T12:00:00Z">
        <w:r>
          <w:t xml:space="preserve"> (</w:t>
        </w:r>
        <w:r>
          <w:fldChar w:fldCharType="begin"/>
        </w:r>
        <w:r>
          <w:instrText>HYPERLINK "https://www.iris-database.org" \h</w:instrText>
        </w:r>
        <w:r>
          <w:fldChar w:fldCharType="separate"/>
        </w:r>
        <w:r>
          <w:rPr>
            <w:rStyle w:val="Hyperlink"/>
          </w:rPr>
          <w:t>https://www.iris-database.org</w:t>
        </w:r>
        <w:r>
          <w:rPr>
            <w:rStyle w:val="Hyperlink"/>
          </w:rPr>
          <w:fldChar w:fldCharType="end"/>
        </w:r>
        <w:r>
          <w:t>), a language sciences digital repository that is freely accessible and permits the up- and downloading of research instruments and materials. Additional efforts include</w:t>
        </w:r>
      </w:ins>
      <w:r>
        <w:t xml:space="preserve"> open science badges</w:t>
      </w:r>
      <w:del w:id="139" w:author="Microsoft Office User" w:date="2024-12-18T12:00:00Z">
        <w:r>
          <w:delText xml:space="preserve"> </w:delText>
        </w:r>
      </w:del>
      <w:ins w:id="140" w:author="Microsoft Office User" w:date="2024-12-18T12:00:00Z">
        <w:r>
          <w:t xml:space="preserve">–visual symbols offered by some journals </w:t>
        </w:r>
      </w:ins>
      <w:r>
        <w:t xml:space="preserve">(e.g., </w:t>
      </w:r>
      <w:r>
        <w:rPr>
          <w:i/>
          <w:iCs/>
        </w:rPr>
        <w:t>Language Learning</w:t>
      </w:r>
      <w:r>
        <w:t xml:space="preserve">, </w:t>
      </w:r>
      <w:r>
        <w:rPr>
          <w:i/>
          <w:iCs/>
        </w:rPr>
        <w:t>Language and Speech</w:t>
      </w:r>
      <w:del w:id="141" w:author="Microsoft Office User" w:date="2024-12-18T12:00:00Z">
        <w:r>
          <w:delText xml:space="preserve">), and, in some </w:delText>
        </w:r>
      </w:del>
      <w:ins w:id="142" w:author="Microsoft Office User" w:date="2024-12-18T12:00:00Z">
        <w:r>
          <w:t xml:space="preserve">) on published articles. These badges are awarded to researchers for adhering to certain open science principles, such as sharing code, data, or preregistering a study. In arguably more extreme </w:t>
        </w:r>
      </w:ins>
      <w:r>
        <w:t>cases,</w:t>
      </w:r>
      <w:ins w:id="143" w:author="Microsoft Office User" w:date="2024-12-18T12:00:00Z">
        <w:r>
          <w:t xml:space="preserve"> other journals</w:t>
        </w:r>
      </w:ins>
      <w:r>
        <w:t xml:space="preserve"> have made data sharing a requirement for publication (e.g., </w:t>
      </w:r>
      <w:r>
        <w:rPr>
          <w:i/>
          <w:iCs/>
        </w:rPr>
        <w:t>Applied Psycholinguistics</w:t>
      </w:r>
      <w:r>
        <w:t xml:space="preserve">). Nonetheless, open </w:t>
      </w:r>
      <w:del w:id="144" w:author="Microsoft Office User" w:date="2024-12-18T12:00:00Z">
        <w:r>
          <w:delText>data</w:delText>
        </w:r>
      </w:del>
      <w:ins w:id="145" w:author="Microsoft Office User" w:date="2024-12-18T12:00:00Z">
        <w:r>
          <w:t>sharing of research materials</w:t>
        </w:r>
      </w:ins>
      <w:r>
        <w:t xml:space="preserve"> is still the exception rather than the norm in linguistics (Bochynska et al., 2023). In this section, we provide more detail regarding the benefits of </w:t>
      </w:r>
      <w:del w:id="146" w:author="Microsoft Office User" w:date="2024-12-18T12:00:00Z">
        <w:r>
          <w:delText>open data</w:delText>
        </w:r>
      </w:del>
      <w:ins w:id="147" w:author="Microsoft Office User" w:date="2024-12-18T12:00:00Z">
        <w:r>
          <w:t>‘openness’</w:t>
        </w:r>
      </w:ins>
      <w:r>
        <w:t xml:space="preserve"> and consider the specific challenges researchers face in the field of linguistics</w:t>
      </w:r>
      <w:ins w:id="148" w:author="Microsoft Office User" w:date="2024-12-18T12:00:00Z">
        <w:r>
          <w:t>. Our primary focus is on data, but we also underscore the importance of making all research materials open</w:t>
        </w:r>
      </w:ins>
      <w:r>
        <w:t>.</w:t>
      </w:r>
    </w:p>
    <w:p w14:paraId="7D2BBFFE" w14:textId="7582393A" w:rsidR="008E522E" w:rsidRDefault="00000000">
      <w:pPr>
        <w:pStyle w:val="BodyText"/>
      </w:pPr>
      <w:r>
        <w:lastRenderedPageBreak/>
        <w:t xml:space="preserve">The underlying motivation for open data is relatively straightforward, particularly in the wake of the reproducibility crisis. Though researchers may understandably hesitate to share their data, we believe understanding the benefits of open data can help alleviate </w:t>
      </w:r>
      <w:del w:id="149" w:author="Microsoft Office User" w:date="2024-12-18T12:00:00Z">
        <w:r>
          <w:delText>any</w:delText>
        </w:r>
      </w:del>
      <w:ins w:id="150" w:author="Microsoft Office User" w:date="2024-12-18T12:00:00Z">
        <w:r>
          <w:t>many</w:t>
        </w:r>
      </w:ins>
      <w:r>
        <w:t xml:space="preserve"> concerns. </w:t>
      </w:r>
      <w:ins w:id="151" w:author="Microsoft Office User" w:date="2024-12-18T12:00:00Z">
        <w:r>
          <w:t xml:space="preserve">Among researchers, there can exist anxieties unrelated to technical considerations about sharing data (Stieglitz et al., </w:t>
        </w:r>
      </w:ins>
      <w:moveToRangeStart w:id="152" w:author="Microsoft Office User" w:date="2024-12-18T12:00:00Z" w:name="move185415640"/>
      <w:moveTo w:id="153" w:author="Microsoft Office User" w:date="2024-12-18T12:00:00Z">
        <w:r>
          <w:t xml:space="preserve">2020). </w:t>
        </w:r>
      </w:moveTo>
      <w:moveToRangeEnd w:id="152"/>
      <w:ins w:id="154" w:author="Microsoft Office User" w:date="2024-12-18T12:00:00Z">
        <w:r>
          <w:t xml:space="preserve">Stieglitz et al. (2020), in a study investigating 995 researchers from 13 universities in Germany across various fields, found that there were anxieties about competitive pressures, such as losing the opportunity to publish again from the same data set before another researcher does. In this case, anxieties can be quelled with the knowledge that the data can be made available after all research inquiries by the original researchers have been completed. </w:t>
        </w:r>
      </w:ins>
      <w:r>
        <w:t>Making linguistic data freely available improves credibility in our findings, to other researchers</w:t>
      </w:r>
      <w:ins w:id="155" w:author="Microsoft Office User" w:date="2024-12-18T12:00:00Z">
        <w:r>
          <w:t>,</w:t>
        </w:r>
      </w:ins>
      <w:r>
        <w:t xml:space="preserve"> and the </w:t>
      </w:r>
      <w:proofErr w:type="gramStart"/>
      <w:r>
        <w:t>general public</w:t>
      </w:r>
      <w:proofErr w:type="gramEnd"/>
      <w:del w:id="156" w:author="Microsoft Office User" w:date="2024-12-18T12:00:00Z">
        <w:r>
          <w:delText>.</w:delText>
        </w:r>
      </w:del>
      <w:ins w:id="157" w:author="Microsoft Office User" w:date="2024-12-18T12:00:00Z">
        <w:r>
          <w:t xml:space="preserve">, and may help develop more accurate generalizations and theories (See </w:t>
        </w:r>
        <w:proofErr w:type="spellStart"/>
        <w:r>
          <w:t>Berez-Kroeker</w:t>
        </w:r>
        <w:proofErr w:type="spellEnd"/>
        <w:r>
          <w:t xml:space="preserve"> et al., 2022).</w:t>
        </w:r>
      </w:ins>
      <w:r>
        <w:t xml:space="preserve"> Prohibiting or impeding access to data collected for publicly funded research is</w:t>
      </w:r>
      <w:ins w:id="158" w:author="Microsoft Office User" w:date="2024-12-18T12:00:00Z">
        <w:r>
          <w:t>, in many cases,</w:t>
        </w:r>
      </w:ins>
      <w:r>
        <w:t xml:space="preserve"> unethical and </w:t>
      </w:r>
      <w:ins w:id="159" w:author="Microsoft Office User" w:date="2024-12-18T12:00:00Z">
        <w:r>
          <w:t xml:space="preserve">can be </w:t>
        </w:r>
      </w:ins>
      <w:r>
        <w:t>a detriment to inclusivity. Open data is fundamental for cumulative science in numerous ways. It affords third parties the opportunity to scrutinize original findings, which promotes reproducibility and reduces errors, such as those related to statistical analyses and reporting of outcomes (e.g., Roettger, 2021b). Furthermore, it allows for published data to be reanalyzed in novel ways and utilized in meta-analyses. Revisiting old data sets using innovative techniques can support or contradict past narrative conclusions</w:t>
      </w:r>
      <w:del w:id="160" w:author="Microsoft Office User" w:date="2024-12-18T12:00:00Z">
        <w:r>
          <w:delText xml:space="preserve"> (e.g., Casillas, 2021).</w:delText>
        </w:r>
      </w:del>
      <w:ins w:id="161" w:author="Microsoft Office User" w:date="2024-12-18T12:00:00Z">
        <w:r>
          <w:t xml:space="preserve">. For instance, using meta-analytic techniques, Casillas (2021) reexamined extant research regarding ‘compromise categories’ in early bilinguals. This line of research posits that bilingual individuals produce speech sounds intermediate to those produced by monolingual speakers of either language. By systematically reevaluating prior data and incorporating new acoustic analyses of coronal stops from early Spanish-English bilinguals, </w:t>
        </w:r>
        <w:r>
          <w:lastRenderedPageBreak/>
          <w:t>Casillas (2021) suggested that the cumulative evidence for ‘compromise’ stop categories was negligible. In lieu of intermediate phonetic categories, the study proposed early bilinguals can exhibit performance mismatches resulting from dynamic interlingual interactions. This reanalysis contradicted earlier assumptions about bilingual phonology and provided in-depth scrutiny of statistical power and evidence accumulation in bilingualism research.</w:t>
        </w:r>
      </w:ins>
      <w:r>
        <w:t xml:space="preserve"> In short, open data is a cornerstone of scientific research in the 21st century that enables wider access to research information, which, in turn, facilitates validation, motivates replication, promotes reproducibility, and makes possible future scientific progress.</w:t>
      </w:r>
    </w:p>
    <w:p w14:paraId="12716877" w14:textId="524FAD4D" w:rsidR="008E522E" w:rsidRDefault="00000000">
      <w:pPr>
        <w:pStyle w:val="BodyText"/>
      </w:pPr>
      <w:r>
        <w:t xml:space="preserve">Open </w:t>
      </w:r>
      <w:del w:id="162" w:author="Microsoft Office User" w:date="2024-12-18T12:00:00Z">
        <w:r>
          <w:delText>data</w:delText>
        </w:r>
      </w:del>
      <w:ins w:id="163" w:author="Microsoft Office User" w:date="2024-12-18T12:00:00Z">
        <w:r>
          <w:t>materials</w:t>
        </w:r>
      </w:ins>
      <w:r>
        <w:t xml:space="preserve"> are particularly important for the field of linguistics, for all of the aforementioned reasons, and also because </w:t>
      </w:r>
      <w:del w:id="164" w:author="Microsoft Office User" w:date="2024-12-18T12:00:00Z">
        <w:r>
          <w:delText>linguistics is</w:delText>
        </w:r>
      </w:del>
      <w:ins w:id="165" w:author="Microsoft Office User" w:date="2024-12-18T12:00:00Z">
        <w:r>
          <w:t>some linguists have described the state of the field, as far as English-language publications are concerned, as being</w:t>
        </w:r>
      </w:ins>
      <w:r>
        <w:t xml:space="preserve"> Western, Educated, Industrialized, Rich, and Democratic (WEIRD, </w:t>
      </w:r>
      <w:ins w:id="166" w:author="Microsoft Office User" w:date="2024-12-18T12:00:00Z">
        <w:r>
          <w:t xml:space="preserve">see </w:t>
        </w:r>
      </w:ins>
      <w:proofErr w:type="spellStart"/>
      <w:r>
        <w:t>Bochynska</w:t>
      </w:r>
      <w:proofErr w:type="spellEnd"/>
      <w:r>
        <w:t xml:space="preserve"> et al., 2023</w:t>
      </w:r>
      <w:del w:id="167" w:author="Microsoft Office User" w:date="2024-12-18T12:00:00Z">
        <w:r>
          <w:delText>).</w:delText>
        </w:r>
      </w:del>
      <w:ins w:id="168" w:author="Microsoft Office User" w:date="2024-12-18T12:00:00Z">
        <w:r>
          <w:t xml:space="preserve">; </w:t>
        </w:r>
        <w:proofErr w:type="spellStart"/>
        <w:r>
          <w:t>Faytak</w:t>
        </w:r>
        <w:proofErr w:type="spellEnd"/>
        <w:r>
          <w:t xml:space="preserve"> et al., 2024; Nagle, </w:t>
        </w:r>
        <w:proofErr w:type="spellStart"/>
        <w:r>
          <w:t>Baese</w:t>
        </w:r>
        <w:proofErr w:type="spellEnd"/>
        <w:r>
          <w:t xml:space="preserve">-Berk, </w:t>
        </w:r>
        <w:proofErr w:type="spellStart"/>
        <w:r>
          <w:t>Amengual</w:t>
        </w:r>
        <w:proofErr w:type="spellEnd"/>
        <w:r>
          <w:t>, &amp; Casillas, 2024).</w:t>
        </w:r>
      </w:ins>
      <w:r>
        <w:t xml:space="preserve"> That is to say, </w:t>
      </w:r>
      <w:proofErr w:type="gramStart"/>
      <w:r>
        <w:t>the majority of</w:t>
      </w:r>
      <w:proofErr w:type="gramEnd"/>
      <w:r>
        <w:t xml:space="preserve"> linguistic research </w:t>
      </w:r>
      <w:del w:id="169" w:author="Microsoft Office User" w:date="2024-12-18T12:00:00Z">
        <w:r>
          <w:delText>is</w:delText>
        </w:r>
      </w:del>
      <w:ins w:id="170" w:author="Microsoft Office User" w:date="2024-12-18T12:00:00Z">
        <w:r>
          <w:t>appears to be</w:t>
        </w:r>
      </w:ins>
      <w:r>
        <w:t xml:space="preserve"> concentrated on specific </w:t>
      </w:r>
      <w:del w:id="171" w:author="Microsoft Office User" w:date="2024-12-18T12:00:00Z">
        <w:r>
          <w:delText>language</w:delText>
        </w:r>
      </w:del>
      <w:ins w:id="172" w:author="Microsoft Office User" w:date="2024-12-18T12:00:00Z">
        <w:r>
          <w:t>languages</w:t>
        </w:r>
      </w:ins>
      <w:r>
        <w:t xml:space="preserve">, mainly Indo-Germanic, in overrepresented communities, by privileged scholars. Making </w:t>
      </w:r>
      <w:ins w:id="173" w:author="Microsoft Office User" w:date="2024-12-18T12:00:00Z">
        <w:r>
          <w:t xml:space="preserve">materials in </w:t>
        </w:r>
      </w:ins>
      <w:r>
        <w:t xml:space="preserve">linguistic </w:t>
      </w:r>
      <w:del w:id="174" w:author="Microsoft Office User" w:date="2024-12-18T12:00:00Z">
        <w:r>
          <w:delText>data</w:delText>
        </w:r>
      </w:del>
      <w:ins w:id="175" w:author="Microsoft Office User" w:date="2024-12-18T12:00:00Z">
        <w:r>
          <w:t>research</w:t>
        </w:r>
      </w:ins>
      <w:r>
        <w:t xml:space="preserve"> accessible to all researchers </w:t>
      </w:r>
      <w:del w:id="176" w:author="Microsoft Office User" w:date="2024-12-18T12:00:00Z">
        <w:r>
          <w:delText>promotes</w:delText>
        </w:r>
      </w:del>
      <w:ins w:id="177" w:author="Microsoft Office User" w:date="2024-12-18T12:00:00Z">
        <w:r>
          <w:t>can promote</w:t>
        </w:r>
      </w:ins>
      <w:r>
        <w:t xml:space="preserve"> participation </w:t>
      </w:r>
      <w:r>
        <w:rPr>
          <w:i/>
          <w:iCs/>
        </w:rPr>
        <w:t>in</w:t>
      </w:r>
      <w:r>
        <w:t xml:space="preserve"> and </w:t>
      </w:r>
      <w:r>
        <w:rPr>
          <w:i/>
          <w:iCs/>
        </w:rPr>
        <w:t>with</w:t>
      </w:r>
      <w:r>
        <w:t xml:space="preserve"> underrepresented communities. Furthermore, it can increase the study of diverse and underreported languages</w:t>
      </w:r>
      <w:del w:id="178" w:author="Microsoft Office User" w:date="2024-12-18T12:00:00Z">
        <w:r>
          <w:delText>, which fosters</w:delText>
        </w:r>
      </w:del>
      <w:ins w:id="179" w:author="Microsoft Office User" w:date="2024-12-18T12:00:00Z">
        <w:r>
          <w:t xml:space="preserve"> by affording more researchers the opportunity to interact and learn from data that would otherwise not be available to them, which, in turn, can foster</w:t>
        </w:r>
      </w:ins>
      <w:r>
        <w:t xml:space="preserve"> a more inclusive and comprehensive understanding of the global linguistic landscape.</w:t>
      </w:r>
    </w:p>
    <w:p w14:paraId="23C15401" w14:textId="6B4B5BD5" w:rsidR="008E522E" w:rsidRDefault="00000000">
      <w:pPr>
        <w:pStyle w:val="BodyText"/>
        <w:rPr>
          <w:ins w:id="180" w:author="Microsoft Office User" w:date="2024-12-18T12:00:00Z"/>
        </w:rPr>
      </w:pPr>
      <w:r>
        <w:t xml:space="preserve">Having stated all the above, it is necessary to recognize that </w:t>
      </w:r>
      <w:del w:id="181" w:author="Microsoft Office User" w:date="2024-12-18T12:00:00Z">
        <w:r>
          <w:delText xml:space="preserve">the field of </w:delText>
        </w:r>
      </w:del>
      <w:r>
        <w:t xml:space="preserve">linguistics faces </w:t>
      </w:r>
      <w:ins w:id="182" w:author="Microsoft Office User" w:date="2024-12-18T12:00:00Z">
        <w:r>
          <w:t xml:space="preserve">a </w:t>
        </w:r>
      </w:ins>
      <w:r>
        <w:t xml:space="preserve">unique </w:t>
      </w:r>
      <w:ins w:id="183" w:author="Microsoft Office User" w:date="2024-12-18T12:00:00Z">
        <w:r>
          <w:t xml:space="preserve">set of </w:t>
        </w:r>
      </w:ins>
      <w:r>
        <w:t xml:space="preserve">challenges </w:t>
      </w:r>
      <w:proofErr w:type="gramStart"/>
      <w:r>
        <w:t>with regard to</w:t>
      </w:r>
      <w:proofErr w:type="gramEnd"/>
      <w:r>
        <w:t xml:space="preserve"> </w:t>
      </w:r>
      <w:ins w:id="184" w:author="Microsoft Office User" w:date="2024-12-18T12:00:00Z">
        <w:r>
          <w:t xml:space="preserve">data, as there are a multitude of subfields, each of which potentially works with a variety of data formats. Due to such diversity, one must determine which aspects of </w:t>
        </w:r>
      </w:ins>
      <w:r>
        <w:t xml:space="preserve">open </w:t>
      </w:r>
      <w:del w:id="185" w:author="Microsoft Office User" w:date="2024-12-18T12:00:00Z">
        <w:r>
          <w:delText>data.</w:delText>
        </w:r>
      </w:del>
      <w:ins w:id="186" w:author="Microsoft Office User" w:date="2024-12-18T12:00:00Z">
        <w:r>
          <w:t xml:space="preserve">science </w:t>
        </w:r>
        <w:proofErr w:type="gramStart"/>
        <w:r>
          <w:t>are</w:t>
        </w:r>
        <w:proofErr w:type="gramEnd"/>
        <w:r>
          <w:t xml:space="preserve"> relevant to their data. For example, a neurolinguistic study investigating event </w:t>
        </w:r>
        <w:r>
          <w:lastRenderedPageBreak/>
          <w:t>related potentials (ERPs) could share raw data for transparency, as well as preprocessed data with the code used to transform the raw data and a corresponding description for facilitation of reanalysis. In another field, the creation of a corpus will benefit from open access and the use of standardized file formats; the analysis of a corpus will benefit from sharing the search queries, the analysis code, and a description of the analysis code.</w:t>
        </w:r>
      </w:ins>
      <w:r>
        <w:t xml:space="preserve"> At the heart of these challenges are ethical concerns that must be considered with care. </w:t>
      </w:r>
      <w:del w:id="187" w:author="Microsoft Office User" w:date="2024-12-18T12:00:00Z">
        <w:r>
          <w:delText>The</w:delText>
        </w:r>
      </w:del>
      <w:ins w:id="188" w:author="Microsoft Office User" w:date="2024-12-18T12:00:00Z">
        <w:r>
          <w:t>First and foremost, the</w:t>
        </w:r>
      </w:ins>
      <w:r>
        <w:t xml:space="preserve"> privacy and consent of participants must be safeguarded. Linguistic data often include personal information, which can be especially difficult to anonymize. </w:t>
      </w:r>
      <w:del w:id="189" w:author="Microsoft Office User" w:date="2024-12-18T12:00:00Z">
        <w:r>
          <w:delText>Though</w:delText>
        </w:r>
      </w:del>
      <w:ins w:id="190" w:author="Microsoft Office User" w:date="2024-12-18T12:00:00Z">
        <w:r>
          <w:t>While on the surface</w:t>
        </w:r>
      </w:ins>
      <w:r>
        <w:t xml:space="preserve"> written and behavioral data </w:t>
      </w:r>
      <w:del w:id="191" w:author="Microsoft Office User" w:date="2024-12-18T12:00:00Z">
        <w:r>
          <w:delText>do</w:delText>
        </w:r>
      </w:del>
      <w:ins w:id="192" w:author="Microsoft Office User" w:date="2024-12-18T12:00:00Z">
        <w:r>
          <w:t>may</w:t>
        </w:r>
      </w:ins>
      <w:r>
        <w:t xml:space="preserve"> not </w:t>
      </w:r>
      <w:del w:id="193" w:author="Microsoft Office User" w:date="2024-12-18T12:00:00Z">
        <w:r>
          <w:delText>typically</w:delText>
        </w:r>
      </w:del>
      <w:ins w:id="194" w:author="Microsoft Office User" w:date="2024-12-18T12:00:00Z">
        <w:r>
          <w:t>appear to</w:t>
        </w:r>
      </w:ins>
      <w:r>
        <w:t xml:space="preserve"> pose </w:t>
      </w:r>
      <w:ins w:id="195" w:author="Microsoft Office User" w:date="2024-12-18T12:00:00Z">
        <w:r>
          <w:t xml:space="preserve">as </w:t>
        </w:r>
      </w:ins>
      <w:r>
        <w:t>many issues</w:t>
      </w:r>
      <w:del w:id="196" w:author="Microsoft Office User" w:date="2024-12-18T12:00:00Z">
        <w:r>
          <w:delText>,</w:delText>
        </w:r>
      </w:del>
      <w:ins w:id="197" w:author="Microsoft Office User" w:date="2024-12-18T12:00:00Z">
        <w:r>
          <w:t xml:space="preserve"> as</w:t>
        </w:r>
      </w:ins>
      <w:r>
        <w:t xml:space="preserve"> audio and video recordings</w:t>
      </w:r>
      <w:ins w:id="198" w:author="Microsoft Office User" w:date="2024-12-18T12:00:00Z">
        <w:r>
          <w:t>, which</w:t>
        </w:r>
      </w:ins>
      <w:r>
        <w:t xml:space="preserve"> constitute a large portion of linguistic research materials</w:t>
      </w:r>
      <w:del w:id="199" w:author="Microsoft Office User" w:date="2024-12-18T12:00:00Z">
        <w:r>
          <w:delText xml:space="preserve">. In such cases, anonymizing participant information can be troublesome, particularly </w:delText>
        </w:r>
      </w:del>
      <w:ins w:id="200" w:author="Microsoft Office User" w:date="2024-12-18T12:00:00Z">
        <w:r>
          <w:t xml:space="preserve">, it is imperative that one consider the sources from which all types of data are derived. As expressed by Holton, Leonard, &amp; </w:t>
        </w:r>
        <w:proofErr w:type="spellStart"/>
        <w:r>
          <w:t>Pulisifer</w:t>
        </w:r>
        <w:proofErr w:type="spellEnd"/>
        <w:r>
          <w:t xml:space="preserve"> (2022), if we haphazardly take language to represent trivial data points and lose focus on the individual embedded within a community, as well as the values of said community, we are doomed to “dehumanize and decontextualize” it (p. 50). This is particularly true </w:t>
        </w:r>
      </w:ins>
      <w:r>
        <w:t xml:space="preserve">when working with minority languages </w:t>
      </w:r>
      <w:ins w:id="201" w:author="Microsoft Office User" w:date="2024-12-18T12:00:00Z">
        <w:r>
          <w:t>and/</w:t>
        </w:r>
      </w:ins>
      <w:r>
        <w:t xml:space="preserve">or </w:t>
      </w:r>
      <w:del w:id="202" w:author="Microsoft Office User" w:date="2024-12-18T12:00:00Z">
        <w:r>
          <w:delText>smaller</w:delText>
        </w:r>
      </w:del>
      <w:ins w:id="203" w:author="Microsoft Office User" w:date="2024-12-18T12:00:00Z">
        <w:r>
          <w:t>marginalized</w:t>
        </w:r>
      </w:ins>
      <w:r>
        <w:t xml:space="preserve"> communities. </w:t>
      </w:r>
      <w:del w:id="204" w:author="Microsoft Office User" w:date="2024-12-18T12:00:00Z">
        <w:r>
          <w:delText>Sociolinguistic interviews,</w:delText>
        </w:r>
      </w:del>
      <w:ins w:id="205" w:author="Microsoft Office User" w:date="2024-12-18T12:00:00Z">
        <w:r>
          <w:t>In cases such as these, the researcher must be held accountable, not only</w:t>
        </w:r>
      </w:ins>
      <w:r>
        <w:t xml:space="preserve"> for </w:t>
      </w:r>
      <w:del w:id="206" w:author="Microsoft Office User" w:date="2024-12-18T12:00:00Z">
        <w:r>
          <w:delText xml:space="preserve">instance, represent a substantial and valuable contribution to linguistics and </w:delText>
        </w:r>
      </w:del>
      <w:ins w:id="207" w:author="Microsoft Office User" w:date="2024-12-18T12:00:00Z">
        <w:r>
          <w:t xml:space="preserve">the anonymization of participant information, but also for respecting and upholding the specific goals and restrictions put forth by the community. This includes, but is not limited to, the use, access, and storage of all collected data. In sum, careful consideration of the priorities of the researcher and the researched, which </w:t>
        </w:r>
      </w:ins>
      <w:r>
        <w:t xml:space="preserve">often </w:t>
      </w:r>
      <w:del w:id="208" w:author="Microsoft Office User" w:date="2024-12-18T12:00:00Z">
        <w:r>
          <w:delText>contain sensitive information. Moreover, the advent of</w:delText>
        </w:r>
      </w:del>
      <w:ins w:id="209" w:author="Microsoft Office User" w:date="2024-12-18T12:00:00Z">
        <w:r>
          <w:t xml:space="preserve">do not align, is paramount (for more detailed views, see </w:t>
        </w:r>
        <w:proofErr w:type="spellStart"/>
        <w:r>
          <w:t>Adetula</w:t>
        </w:r>
        <w:proofErr w:type="spellEnd"/>
        <w:r>
          <w:t xml:space="preserve">, </w:t>
        </w:r>
        <w:proofErr w:type="spellStart"/>
        <w:r>
          <w:t>Forscher</w:t>
        </w:r>
        <w:proofErr w:type="spellEnd"/>
        <w:r>
          <w:t xml:space="preserve">, </w:t>
        </w:r>
        <w:proofErr w:type="spellStart"/>
        <w:r>
          <w:t>Basnight</w:t>
        </w:r>
        <w:proofErr w:type="spellEnd"/>
        <w:r>
          <w:t xml:space="preserve">-Brown, </w:t>
        </w:r>
        <w:proofErr w:type="spellStart"/>
        <w:r>
          <w:t>Azouaghe</w:t>
        </w:r>
        <w:proofErr w:type="spellEnd"/>
        <w:r>
          <w:t xml:space="preserve">, &amp; </w:t>
        </w:r>
        <w:proofErr w:type="spellStart"/>
        <w:r>
          <w:t>IJzerman</w:t>
        </w:r>
        <w:proofErr w:type="spellEnd"/>
        <w:r>
          <w:t xml:space="preserve">, 2022; Holton et al., 2022; Hudley, Mallinson, &amp; </w:t>
        </w:r>
        <w:proofErr w:type="spellStart"/>
        <w:r>
          <w:t>Bucholtz</w:t>
        </w:r>
        <w:proofErr w:type="spellEnd"/>
        <w:r>
          <w:t xml:space="preserve">, 2020; Leonard, 2021; </w:t>
        </w:r>
        <w:proofErr w:type="spellStart"/>
        <w:r>
          <w:t>Mufwene</w:t>
        </w:r>
        <w:proofErr w:type="spellEnd"/>
        <w:r>
          <w:t xml:space="preserve">, 2020; Singh, Killen, &amp; Smetana, 2023; </w:t>
        </w:r>
        <w:proofErr w:type="spellStart"/>
        <w:r>
          <w:t>Tsikewa</w:t>
        </w:r>
        <w:proofErr w:type="spellEnd"/>
        <w:r>
          <w:t>, 2021, among others). In addition,</w:t>
        </w:r>
      </w:ins>
      <w:r>
        <w:t xml:space="preserve"> generative artificial intelligence technologies, such as Large Language Models, </w:t>
      </w:r>
      <w:del w:id="210" w:author="Microsoft Office User" w:date="2024-12-18T12:00:00Z">
        <w:r>
          <w:delText xml:space="preserve">may </w:delText>
        </w:r>
      </w:del>
      <w:ins w:id="211" w:author="Microsoft Office User" w:date="2024-12-18T12:00:00Z">
        <w:r>
          <w:t xml:space="preserve">are burgeoning. </w:t>
        </w:r>
        <w:r>
          <w:lastRenderedPageBreak/>
          <w:t xml:space="preserve">These technologies will certainly </w:t>
        </w:r>
      </w:ins>
      <w:r>
        <w:t xml:space="preserve">pose </w:t>
      </w:r>
      <w:ins w:id="212" w:author="Microsoft Office User" w:date="2024-12-18T12:00:00Z">
        <w:r>
          <w:t xml:space="preserve">currently </w:t>
        </w:r>
      </w:ins>
      <w:r>
        <w:t xml:space="preserve">unknown challenges </w:t>
      </w:r>
      <w:proofErr w:type="gramStart"/>
      <w:r>
        <w:t>in the near future</w:t>
      </w:r>
      <w:proofErr w:type="gramEnd"/>
      <w:r>
        <w:t xml:space="preserve"> </w:t>
      </w:r>
      <w:del w:id="213" w:author="Microsoft Office User" w:date="2024-12-18T12:00:00Z">
        <w:r>
          <w:delText>that</w:delText>
        </w:r>
      </w:del>
      <w:ins w:id="214" w:author="Microsoft Office User" w:date="2024-12-18T12:00:00Z">
        <w:r>
          <w:t>and may</w:t>
        </w:r>
      </w:ins>
      <w:r>
        <w:t xml:space="preserve"> necessitate additional steps to secure the protection of sensitive data against misuse</w:t>
      </w:r>
      <w:del w:id="215" w:author="Microsoft Office User" w:date="2024-12-18T12:00:00Z">
        <w:r>
          <w:delText xml:space="preserve">. </w:delText>
        </w:r>
      </w:del>
      <w:ins w:id="216" w:author="Microsoft Office User" w:date="2024-12-18T12:00:00Z">
        <w:r>
          <w:t xml:space="preserve">, particularly regarding adherence to the original agreement of informed consent, and, importantly, in upholding the conditions of use put forth by the stakeholders in </w:t>
        </w:r>
        <w:proofErr w:type="spellStart"/>
        <w:r>
          <w:t>marignalized</w:t>
        </w:r>
        <w:proofErr w:type="spellEnd"/>
        <w:r>
          <w:t xml:space="preserve"> communities.</w:t>
        </w:r>
      </w:ins>
    </w:p>
    <w:p w14:paraId="4AC07BBC" w14:textId="450EEC32" w:rsidR="008E522E" w:rsidRDefault="00000000">
      <w:pPr>
        <w:pStyle w:val="BodyText"/>
      </w:pPr>
      <w:r>
        <w:t>While these challenges are substantial, we believe acceptable solutions exist in many, if not all, cases. When primary data, such as audio or video files, cannot be shared, derived data in the form of tabular files can take its place. For instance, if institutional policies prohibit the sharing of audio files, a comma-separated or tab-separated file (csv, tsv) containing the variables of interest (e.g., formant values, response times, etc.) can be made public instead. Tabular data files can be anonymized easily using arbitrary identification codes. Online data collection platforms, such as Prolific</w:t>
      </w:r>
      <w:del w:id="217" w:author="Microsoft Office User" w:date="2024-12-18T12:00:00Z">
        <w:r>
          <w:delText>,</w:delText>
        </w:r>
      </w:del>
      <w:ins w:id="218" w:author="Microsoft Office User" w:date="2024-12-18T12:00:00Z">
        <w:r>
          <w:t xml:space="preserve"> (</w:t>
        </w:r>
        <w:r>
          <w:fldChar w:fldCharType="begin"/>
        </w:r>
        <w:r>
          <w:instrText>HYPERLINK "https://www.prolific.com" \h</w:instrText>
        </w:r>
        <w:r>
          <w:fldChar w:fldCharType="separate"/>
        </w:r>
        <w:r>
          <w:rPr>
            <w:rStyle w:val="Hyperlink"/>
          </w:rPr>
          <w:t>https://www.prolific.com</w:t>
        </w:r>
        <w:r>
          <w:rPr>
            <w:rStyle w:val="Hyperlink"/>
          </w:rPr>
          <w:fldChar w:fldCharType="end"/>
        </w:r>
        <w:r>
          <w:t>),</w:t>
        </w:r>
      </w:ins>
      <w:r>
        <w:t xml:space="preserve"> typically remove identifying information by default and provide participant-specific identification numbers. In more uncommon cases in which institutional policies do not permit the sharing of derived data sets, synthetic data containing the same statistical properties can be generated and shared freely (See Quintana, 2020).</w:t>
      </w:r>
      <w:ins w:id="219" w:author="Microsoft Office User" w:date="2024-12-18T12:00:00Z">
        <w:r>
          <w:rPr>
            <w:rStyle w:val="FootnoteReference"/>
          </w:rPr>
          <w:footnoteReference w:id="5"/>
        </w:r>
        <w:r>
          <w:t xml:space="preserve"> To quote the Directorate-General for Research &amp; Innovation of the European Commission (2016), we believe the field can follow the principle that data should be “as open as possible, as closed as necessary” (p. 4).</w:t>
        </w:r>
      </w:ins>
    </w:p>
    <w:p w14:paraId="5557BF2D" w14:textId="7A21B60B" w:rsidR="008E522E" w:rsidRDefault="00000000">
      <w:pPr>
        <w:pStyle w:val="BodyText"/>
        <w:rPr>
          <w:ins w:id="221" w:author="Microsoft Office User" w:date="2024-12-18T12:00:00Z"/>
        </w:rPr>
      </w:pPr>
      <w:del w:id="222" w:author="Microsoft Office User" w:date="2024-12-18T12:00:00Z">
        <w:r>
          <w:delText>A</w:delText>
        </w:r>
      </w:del>
      <w:ins w:id="223" w:author="Microsoft Office User" w:date="2024-12-18T12:00:00Z">
        <w:r>
          <w:t>Another</w:t>
        </w:r>
      </w:ins>
      <w:r>
        <w:t xml:space="preserve"> substantial hurdle that cannot be overlooked revolves around the fact that researchers must learn to use new technologies to participate in open, transparent research. Making </w:t>
      </w:r>
      <w:del w:id="224" w:author="Microsoft Office User" w:date="2024-12-18T12:00:00Z">
        <w:r>
          <w:delText>data</w:delText>
        </w:r>
      </w:del>
      <w:ins w:id="225" w:author="Microsoft Office User" w:date="2024-12-18T12:00:00Z">
        <w:r>
          <w:t>materials</w:t>
        </w:r>
      </w:ins>
      <w:r>
        <w:t xml:space="preserve"> open </w:t>
      </w:r>
      <w:r>
        <w:rPr>
          <w:i/>
          <w:iCs/>
        </w:rPr>
        <w:t>and</w:t>
      </w:r>
      <w:r>
        <w:t xml:space="preserve"> accessible is not as simple as merely uploading a data file. </w:t>
      </w:r>
      <w:del w:id="226" w:author="Microsoft Office User" w:date="2024-12-18T12:00:00Z">
        <w:r>
          <w:delText>Researchers</w:delText>
        </w:r>
      </w:del>
      <w:ins w:id="227" w:author="Microsoft Office User" w:date="2024-12-18T12:00:00Z">
        <w:r>
          <w:t xml:space="preserve">Ideally, </w:t>
        </w:r>
        <w:r>
          <w:lastRenderedPageBreak/>
          <w:t>researchers</w:t>
        </w:r>
      </w:ins>
      <w:r>
        <w:t xml:space="preserve"> should include </w:t>
      </w:r>
      <w:del w:id="228" w:author="Microsoft Office User" w:date="2024-12-18T12:00:00Z">
        <w:r>
          <w:delText>a codebook or</w:delText>
        </w:r>
      </w:del>
      <w:ins w:id="229" w:author="Microsoft Office User" w:date="2024-12-18T12:00:00Z">
        <w:r>
          <w:t>relevant information to contextualize the data set at the project-level (i.e., a project-summary document), the data-level (i.e., a</w:t>
        </w:r>
      </w:ins>
      <w:r>
        <w:t xml:space="preserve"> README file explaining the </w:t>
      </w:r>
      <w:del w:id="230" w:author="Microsoft Office User" w:date="2024-12-18T12:00:00Z">
        <w:r>
          <w:delText>metadata of the file(s), as well as an explanation of the variables it contains</w:delText>
        </w:r>
      </w:del>
      <w:ins w:id="231" w:author="Microsoft Office User" w:date="2024-12-18T12:00:00Z">
        <w:r>
          <w:t>data set),</w:t>
        </w:r>
      </w:ins>
      <w:r>
        <w:t xml:space="preserve"> and the </w:t>
      </w:r>
      <w:ins w:id="232" w:author="Microsoft Office User" w:date="2024-12-18T12:00:00Z">
        <w:r>
          <w:t xml:space="preserve">variable-level (i.e., a data dictionary) (C. Lewis, 2024). The inclusion of resources at these three levels is the optimal way for authors to provide the necessary </w:t>
        </w:r>
      </w:ins>
      <w:r>
        <w:t xml:space="preserve">context </w:t>
      </w:r>
      <w:ins w:id="233" w:author="Microsoft Office User" w:date="2024-12-18T12:00:00Z">
        <w:r>
          <w:t xml:space="preserve">for an independent researcher to access and utilize their materials Unfortunately, most publicly available materials do not adhere to this standard. For this reason, we direct the interested reader to templates provided </w:t>
        </w:r>
      </w:ins>
      <w:r>
        <w:t xml:space="preserve">in </w:t>
      </w:r>
      <w:ins w:id="234" w:author="Microsoft Office User" w:date="2024-12-18T12:00:00Z">
        <w:r>
          <w:t>C. Lewis (2024) for documentation at the project-level (</w:t>
        </w:r>
        <w:r>
          <w:fldChar w:fldCharType="begin"/>
        </w:r>
        <w:r>
          <w:instrText>HYPERLINK "https://osf.io/q6g8d" \h</w:instrText>
        </w:r>
        <w:r>
          <w:fldChar w:fldCharType="separate"/>
        </w:r>
        <w:r>
          <w:rPr>
            <w:rStyle w:val="Hyperlink"/>
          </w:rPr>
          <w:t>https://osf.io/q6g8d</w:t>
        </w:r>
        <w:r>
          <w:rPr>
            <w:rStyle w:val="Hyperlink"/>
          </w:rPr>
          <w:fldChar w:fldCharType="end"/>
        </w:r>
        <w:r>
          <w:t xml:space="preserve">, </w:t>
        </w:r>
        <w:r>
          <w:fldChar w:fldCharType="begin"/>
        </w:r>
        <w:r>
          <w:instrText>HYPERLINK "https://osf.io/d3pum" \h</w:instrText>
        </w:r>
        <w:r>
          <w:fldChar w:fldCharType="separate"/>
        </w:r>
        <w:r>
          <w:rPr>
            <w:rStyle w:val="Hyperlink"/>
          </w:rPr>
          <w:t>https://osf.io/d3pum</w:t>
        </w:r>
        <w:r>
          <w:rPr>
            <w:rStyle w:val="Hyperlink"/>
          </w:rPr>
          <w:fldChar w:fldCharType="end"/>
        </w:r>
        <w:r>
          <w:t>), data-level (</w:t>
        </w:r>
        <w:r>
          <w:fldChar w:fldCharType="begin"/>
        </w:r>
        <w:r>
          <w:instrText>HYPERLINK "https://osf.io/tk4cb" \h</w:instrText>
        </w:r>
        <w:r>
          <w:fldChar w:fldCharType="separate"/>
        </w:r>
        <w:r>
          <w:rPr>
            <w:rStyle w:val="Hyperlink"/>
          </w:rPr>
          <w:t>https://osf.io/tk4cb</w:t>
        </w:r>
        <w:r>
          <w:rPr>
            <w:rStyle w:val="Hyperlink"/>
          </w:rPr>
          <w:fldChar w:fldCharType="end"/>
        </w:r>
        <w:r>
          <w:t>), and variable-level (</w:t>
        </w:r>
        <w:r>
          <w:fldChar w:fldCharType="begin"/>
        </w:r>
        <w:r>
          <w:instrText>HYPERLINK "https://osf.io/ynqcu" \h</w:instrText>
        </w:r>
        <w:r>
          <w:fldChar w:fldCharType="separate"/>
        </w:r>
        <w:r>
          <w:rPr>
            <w:rStyle w:val="Hyperlink"/>
          </w:rPr>
          <w:t>https://osf.io/ynqcu</w:t>
        </w:r>
        <w:r>
          <w:rPr>
            <w:rStyle w:val="Hyperlink"/>
          </w:rPr>
          <w:fldChar w:fldCharType="end"/>
        </w:r>
        <w:r>
          <w:t xml:space="preserve">). In addition, the reader is referred to the project, data, and variable level documentation of the present project, all of </w:t>
        </w:r>
      </w:ins>
      <w:r>
        <w:t xml:space="preserve">which </w:t>
      </w:r>
      <w:del w:id="235" w:author="Microsoft Office User" w:date="2024-12-18T12:00:00Z">
        <w:r>
          <w:delText xml:space="preserve">it was obtained. </w:delText>
        </w:r>
      </w:del>
      <w:ins w:id="236" w:author="Microsoft Office User" w:date="2024-12-18T12:00:00Z">
        <w:r>
          <w:t xml:space="preserve">are freely available on the OSF: </w:t>
        </w:r>
        <w:r>
          <w:fldChar w:fldCharType="begin"/>
        </w:r>
        <w:r>
          <w:instrText>HYPERLINK "https://osf.io/bsu2q/?view_only=68d1e41b327f4a28a9fcd0fc6537ecaf" \h</w:instrText>
        </w:r>
        <w:r>
          <w:fldChar w:fldCharType="separate"/>
        </w:r>
        <w:r>
          <w:rPr>
            <w:rStyle w:val="Hyperlink"/>
          </w:rPr>
          <w:t>https://osf.io/bsu2q/?view_only=68d1e41b327f4a28a9fcd0fc6537ecaf</w:t>
        </w:r>
        <w:r>
          <w:rPr>
            <w:rStyle w:val="Hyperlink"/>
          </w:rPr>
          <w:fldChar w:fldCharType="end"/>
        </w:r>
        <w:r>
          <w:t>.</w:t>
        </w:r>
      </w:ins>
    </w:p>
    <w:p w14:paraId="224E000F" w14:textId="33C7E012" w:rsidR="008E522E" w:rsidRDefault="00000000">
      <w:pPr>
        <w:pStyle w:val="BodyText"/>
      </w:pPr>
      <w:r>
        <w:t xml:space="preserve">Once the </w:t>
      </w:r>
      <w:del w:id="237" w:author="Microsoft Office User" w:date="2024-12-18T12:00:00Z">
        <w:r>
          <w:delText>data has</w:delText>
        </w:r>
      </w:del>
      <w:ins w:id="238" w:author="Microsoft Office User" w:date="2024-12-18T12:00:00Z">
        <w:r>
          <w:t>research materials have</w:t>
        </w:r>
      </w:ins>
      <w:r>
        <w:t xml:space="preserve"> been prepared for sharing, the researcher must decide where to share </w:t>
      </w:r>
      <w:del w:id="239" w:author="Microsoft Office User" w:date="2024-12-18T12:00:00Z">
        <w:r>
          <w:delText>it</w:delText>
        </w:r>
      </w:del>
      <w:ins w:id="240" w:author="Microsoft Office User" w:date="2024-12-18T12:00:00Z">
        <w:r>
          <w:t>them</w:t>
        </w:r>
      </w:ins>
      <w:r>
        <w:t xml:space="preserve">. Platforms such as google drive, dropbox, etc. are not recommended because they are linked to personal accounts that may change or become unavailable over time. Free repositories designed for the purpose of sharing research materials, such as the Open Science Framework (Foster &amp; Deardorff, 2017), </w:t>
      </w:r>
      <w:del w:id="241" w:author="Microsoft Office User" w:date="2024-12-18T12:00:00Z">
        <w:r>
          <w:delText>github</w:delText>
        </w:r>
      </w:del>
      <w:ins w:id="242" w:author="Microsoft Office User" w:date="2024-12-18T12:00:00Z">
        <w:r>
          <w:t>GitHub</w:t>
        </w:r>
      </w:ins>
      <w:r>
        <w:t xml:space="preserve">, etc., are preferable and can be accessed simply by sharing a link. These repositories represent stable, long-term solutions with ample storage capacity. The </w:t>
      </w:r>
      <w:del w:id="243" w:author="Microsoft Office User" w:date="2024-12-18T12:00:00Z">
        <w:r>
          <w:delText xml:space="preserve">data sets (and other </w:delText>
        </w:r>
      </w:del>
      <w:r>
        <w:t>materials</w:t>
      </w:r>
      <w:del w:id="244" w:author="Microsoft Office User" w:date="2024-12-18T12:00:00Z">
        <w:r>
          <w:delText>)</w:delText>
        </w:r>
      </w:del>
      <w:r>
        <w:t xml:space="preserve"> can be downloaded directly, free of any kind of payment or exchange of personal information (such as an email address) by the user. For relevant examples, we direct the interested reader to </w:t>
      </w:r>
      <w:hyperlink r:id="rId9">
        <w:r>
          <w:rPr>
            <w:rStyle w:val="Hyperlink"/>
          </w:rPr>
          <w:t>https://osf.io/zx9ky/</w:t>
        </w:r>
      </w:hyperlink>
      <w:r>
        <w:t xml:space="preserve">, </w:t>
      </w:r>
      <w:hyperlink r:id="rId10">
        <w:r>
          <w:rPr>
            <w:rStyle w:val="Hyperlink"/>
          </w:rPr>
          <w:t>https://osf.io/3bmcp/</w:t>
        </w:r>
      </w:hyperlink>
      <w:r>
        <w:t xml:space="preserve">, or </w:t>
      </w:r>
      <w:hyperlink r:id="rId11">
        <w:r>
          <w:rPr>
            <w:rStyle w:val="Hyperlink"/>
          </w:rPr>
          <w:t>https://github.com/RAP-group/empathy_intonation_perc</w:t>
        </w:r>
      </w:hyperlink>
      <w:r>
        <w:t>.</w:t>
      </w:r>
      <w:ins w:id="245" w:author="Microsoft Office User" w:date="2024-12-18T12:00:00Z">
        <w:r>
          <w:t xml:space="preserve"> </w:t>
        </w:r>
        <w:r>
          <w:fldChar w:fldCharType="begin"/>
        </w:r>
        <w:r>
          <w:instrText>HYPERLINK \l "tbl-platform-features" \h</w:instrText>
        </w:r>
        <w:r>
          <w:fldChar w:fldCharType="separate"/>
        </w:r>
        <w:r>
          <w:rPr>
            <w:rStyle w:val="Hyperlink"/>
          </w:rPr>
          <w:t>Table 1</w:t>
        </w:r>
        <w:r>
          <w:rPr>
            <w:rStyle w:val="Hyperlink"/>
          </w:rPr>
          <w:fldChar w:fldCharType="end"/>
        </w:r>
        <w:r>
          <w:t xml:space="preserve"> summarizes some of the options used by researchers and describes which features are available on each platform.</w:t>
        </w:r>
      </w:ins>
    </w:p>
    <w:p w14:paraId="13D2A34A" w14:textId="77777777" w:rsidR="00515951" w:rsidRDefault="00515951">
      <w:pPr>
        <w:pStyle w:val="BodyText"/>
        <w:rPr>
          <w:ins w:id="246" w:author="Microsoft Office User" w:date="2024-12-18T12:00:00Z"/>
        </w:rPr>
      </w:pPr>
    </w:p>
    <w:p w14:paraId="4BB323C0" w14:textId="77777777" w:rsidR="00515951" w:rsidRDefault="00515951">
      <w:pPr>
        <w:pStyle w:val="BodyText"/>
        <w:rPr>
          <w:ins w:id="247" w:author="Microsoft Office User" w:date="2024-12-18T12:00:00Z"/>
        </w:rPr>
      </w:pPr>
    </w:p>
    <w:p w14:paraId="20E56B14" w14:textId="77777777" w:rsidR="00515951" w:rsidRDefault="00515951">
      <w:pPr>
        <w:pStyle w:val="BodyText"/>
        <w:rPr>
          <w:ins w:id="248" w:author="Microsoft Office User" w:date="2024-12-18T12:00:00Z"/>
        </w:rPr>
      </w:pPr>
    </w:p>
    <w:tbl>
      <w:tblPr>
        <w:tblStyle w:val="Table"/>
        <w:tblW w:w="5000" w:type="pct"/>
        <w:tblLayout w:type="fixed"/>
        <w:tblLook w:val="0000" w:firstRow="0" w:lastRow="0" w:firstColumn="0" w:lastColumn="0" w:noHBand="0" w:noVBand="0"/>
      </w:tblPr>
      <w:tblGrid>
        <w:gridCol w:w="9360"/>
      </w:tblGrid>
      <w:tr w:rsidR="008E522E" w14:paraId="25B94E47" w14:textId="77777777">
        <w:trPr>
          <w:ins w:id="249" w:author="Microsoft Office User" w:date="2024-12-18T12:00:00Z"/>
        </w:trPr>
        <w:tc>
          <w:tcPr>
            <w:tcW w:w="7920" w:type="dxa"/>
          </w:tcPr>
          <w:p w14:paraId="256509B5" w14:textId="77777777" w:rsidR="008E522E" w:rsidRDefault="00000000">
            <w:pPr>
              <w:pStyle w:val="ImageCaption"/>
              <w:spacing w:before="200"/>
              <w:rPr>
                <w:ins w:id="250" w:author="Microsoft Office User" w:date="2024-12-18T12:00:00Z"/>
              </w:rPr>
            </w:pPr>
            <w:bookmarkStart w:id="251" w:name="tbl-platform-features"/>
            <w:ins w:id="252" w:author="Microsoft Office User" w:date="2024-12-18T12:00:00Z">
              <w:r>
                <w:t>Table 1: Common data-sharing platforms and their respective features.</w:t>
              </w:r>
            </w:ins>
          </w:p>
          <w:tbl>
            <w:tblPr>
              <w:tblStyle w:val="Table"/>
              <w:tblW w:w="4856" w:type="pct"/>
              <w:tblLayout w:type="fixed"/>
              <w:tblLook w:val="0020" w:firstRow="1" w:lastRow="0" w:firstColumn="0" w:lastColumn="0" w:noHBand="0" w:noVBand="0"/>
            </w:tblPr>
            <w:tblGrid>
              <w:gridCol w:w="1492"/>
              <w:gridCol w:w="1146"/>
              <w:gridCol w:w="1321"/>
              <w:gridCol w:w="1409"/>
              <w:gridCol w:w="1497"/>
              <w:gridCol w:w="2016"/>
            </w:tblGrid>
            <w:tr w:rsidR="00515951" w:rsidRPr="00846886" w14:paraId="09A0A16A" w14:textId="77777777" w:rsidTr="00B06404">
              <w:trPr>
                <w:cnfStyle w:val="100000000000" w:firstRow="1" w:lastRow="0" w:firstColumn="0" w:lastColumn="0" w:oddVBand="0" w:evenVBand="0" w:oddHBand="0" w:evenHBand="0" w:firstRowFirstColumn="0" w:firstRowLastColumn="0" w:lastRowFirstColumn="0" w:lastRowLastColumn="0"/>
                <w:tblHeader/>
                <w:ins w:id="253" w:author="Microsoft Office User" w:date="2024-12-18T12:00:00Z"/>
              </w:trPr>
              <w:tc>
                <w:tcPr>
                  <w:tcW w:w="1531" w:type="dxa"/>
                  <w:tcBorders>
                    <w:top w:val="single" w:sz="4" w:space="0" w:color="auto"/>
                    <w:bottom w:val="single" w:sz="2" w:space="0" w:color="auto"/>
                  </w:tcBorders>
                  <w:tcMar>
                    <w:left w:w="0" w:type="dxa"/>
                    <w:right w:w="0" w:type="dxa"/>
                  </w:tcMar>
                  <w:vAlign w:val="center"/>
                </w:tcPr>
                <w:bookmarkEnd w:id="251"/>
                <w:p w14:paraId="5720D114" w14:textId="77777777" w:rsidR="00515951" w:rsidRPr="00846886" w:rsidRDefault="00515951" w:rsidP="00515951">
                  <w:pPr>
                    <w:pStyle w:val="Compact"/>
                    <w:rPr>
                      <w:ins w:id="254" w:author="Microsoft Office User" w:date="2024-12-18T12:00:00Z"/>
                      <w:rFonts w:cs="Times New Roman"/>
                      <w:sz w:val="18"/>
                      <w:szCs w:val="18"/>
                    </w:rPr>
                  </w:pPr>
                  <w:ins w:id="255" w:author="Microsoft Office User" w:date="2024-12-18T12:00:00Z">
                    <w:r w:rsidRPr="00846886">
                      <w:rPr>
                        <w:rFonts w:cs="Times New Roman"/>
                        <w:sz w:val="18"/>
                        <w:szCs w:val="18"/>
                      </w:rPr>
                      <w:t>Platform</w:t>
                    </w:r>
                  </w:ins>
                </w:p>
              </w:tc>
              <w:tc>
                <w:tcPr>
                  <w:tcW w:w="1170" w:type="dxa"/>
                  <w:tcBorders>
                    <w:top w:val="single" w:sz="4" w:space="0" w:color="auto"/>
                    <w:bottom w:val="single" w:sz="2" w:space="0" w:color="auto"/>
                  </w:tcBorders>
                </w:tcPr>
                <w:p w14:paraId="2101C761" w14:textId="77777777" w:rsidR="00515951" w:rsidRPr="00846886" w:rsidRDefault="00515951" w:rsidP="00515951">
                  <w:pPr>
                    <w:pStyle w:val="Compact"/>
                    <w:rPr>
                      <w:ins w:id="256" w:author="Microsoft Office User" w:date="2024-12-18T12:00:00Z"/>
                      <w:rFonts w:cs="Times New Roman"/>
                      <w:sz w:val="18"/>
                      <w:szCs w:val="18"/>
                    </w:rPr>
                  </w:pPr>
                  <w:ins w:id="257" w:author="Microsoft Office User" w:date="2024-12-18T12:00:00Z">
                    <w:r w:rsidRPr="00846886">
                      <w:rPr>
                        <w:rFonts w:cs="Times New Roman"/>
                        <w:sz w:val="18"/>
                        <w:szCs w:val="18"/>
                      </w:rPr>
                      <w:t>Long-term Support</w:t>
                    </w:r>
                  </w:ins>
                </w:p>
              </w:tc>
              <w:tc>
                <w:tcPr>
                  <w:tcW w:w="1350" w:type="dxa"/>
                  <w:tcBorders>
                    <w:top w:val="single" w:sz="4" w:space="0" w:color="auto"/>
                    <w:bottom w:val="single" w:sz="2" w:space="0" w:color="auto"/>
                  </w:tcBorders>
                </w:tcPr>
                <w:p w14:paraId="5C4AA948" w14:textId="77777777" w:rsidR="00515951" w:rsidRPr="00846886" w:rsidRDefault="00515951" w:rsidP="00515951">
                  <w:pPr>
                    <w:pStyle w:val="Compact"/>
                    <w:rPr>
                      <w:ins w:id="258" w:author="Microsoft Office User" w:date="2024-12-18T12:00:00Z"/>
                      <w:rFonts w:cs="Times New Roman"/>
                      <w:sz w:val="18"/>
                      <w:szCs w:val="18"/>
                    </w:rPr>
                  </w:pPr>
                  <w:ins w:id="259" w:author="Microsoft Office User" w:date="2024-12-18T12:00:00Z">
                    <w:r w:rsidRPr="00846886">
                      <w:rPr>
                        <w:rFonts w:cs="Times New Roman"/>
                        <w:sz w:val="18"/>
                        <w:szCs w:val="18"/>
                      </w:rPr>
                      <w:t>Version Control</w:t>
                    </w:r>
                  </w:ins>
                </w:p>
              </w:tc>
              <w:tc>
                <w:tcPr>
                  <w:tcW w:w="1440" w:type="dxa"/>
                  <w:tcBorders>
                    <w:top w:val="single" w:sz="4" w:space="0" w:color="auto"/>
                    <w:bottom w:val="single" w:sz="2" w:space="0" w:color="auto"/>
                  </w:tcBorders>
                </w:tcPr>
                <w:p w14:paraId="374D0F37" w14:textId="77777777" w:rsidR="00515951" w:rsidRPr="00846886" w:rsidRDefault="00515951" w:rsidP="00515951">
                  <w:pPr>
                    <w:pStyle w:val="Compact"/>
                    <w:rPr>
                      <w:ins w:id="260" w:author="Microsoft Office User" w:date="2024-12-18T12:00:00Z"/>
                      <w:rFonts w:cs="Times New Roman"/>
                      <w:sz w:val="18"/>
                      <w:szCs w:val="18"/>
                    </w:rPr>
                  </w:pPr>
                  <w:ins w:id="261" w:author="Microsoft Office User" w:date="2024-12-18T12:00:00Z">
                    <w:r w:rsidRPr="00846886">
                      <w:rPr>
                        <w:rFonts w:cs="Times New Roman"/>
                        <w:sz w:val="18"/>
                        <w:szCs w:val="18"/>
                      </w:rPr>
                      <w:t>DOI Assignment</w:t>
                    </w:r>
                  </w:ins>
                </w:p>
              </w:tc>
              <w:tc>
                <w:tcPr>
                  <w:tcW w:w="1530" w:type="dxa"/>
                  <w:tcBorders>
                    <w:top w:val="single" w:sz="4" w:space="0" w:color="auto"/>
                    <w:bottom w:val="single" w:sz="2" w:space="0" w:color="auto"/>
                  </w:tcBorders>
                </w:tcPr>
                <w:p w14:paraId="224D8594" w14:textId="77777777" w:rsidR="00515951" w:rsidRPr="00846886" w:rsidRDefault="00515951" w:rsidP="00515951">
                  <w:pPr>
                    <w:pStyle w:val="Compact"/>
                    <w:rPr>
                      <w:ins w:id="262" w:author="Microsoft Office User" w:date="2024-12-18T12:00:00Z"/>
                      <w:rFonts w:cs="Times New Roman"/>
                      <w:sz w:val="18"/>
                      <w:szCs w:val="18"/>
                    </w:rPr>
                  </w:pPr>
                  <w:ins w:id="263" w:author="Microsoft Office User" w:date="2024-12-18T12:00:00Z">
                    <w:r w:rsidRPr="00846886">
                      <w:rPr>
                        <w:rFonts w:cs="Times New Roman"/>
                        <w:sz w:val="18"/>
                        <w:szCs w:val="18"/>
                      </w:rPr>
                      <w:t>Anonymous Sharing</w:t>
                    </w:r>
                  </w:ins>
                </w:p>
              </w:tc>
              <w:tc>
                <w:tcPr>
                  <w:tcW w:w="2069" w:type="dxa"/>
                  <w:tcBorders>
                    <w:top w:val="single" w:sz="4" w:space="0" w:color="auto"/>
                    <w:bottom w:val="single" w:sz="2" w:space="0" w:color="auto"/>
                  </w:tcBorders>
                  <w:tcMar>
                    <w:left w:w="0" w:type="dxa"/>
                    <w:right w:w="0" w:type="dxa"/>
                  </w:tcMar>
                  <w:vAlign w:val="top"/>
                </w:tcPr>
                <w:p w14:paraId="130A3504" w14:textId="77777777" w:rsidR="00515951" w:rsidRPr="00846886" w:rsidRDefault="00515951" w:rsidP="00515951">
                  <w:pPr>
                    <w:pStyle w:val="Compact"/>
                    <w:rPr>
                      <w:ins w:id="264" w:author="Microsoft Office User" w:date="2024-12-18T12:00:00Z"/>
                      <w:rFonts w:cs="Times New Roman"/>
                      <w:sz w:val="18"/>
                      <w:szCs w:val="18"/>
                    </w:rPr>
                  </w:pPr>
                  <w:ins w:id="265" w:author="Microsoft Office User" w:date="2024-12-18T12:00:00Z">
                    <w:r w:rsidRPr="00846886">
                      <w:rPr>
                        <w:rFonts w:cs="Times New Roman"/>
                        <w:sz w:val="18"/>
                        <w:szCs w:val="18"/>
                      </w:rPr>
                      <w:t>Key Features</w:t>
                    </w:r>
                  </w:ins>
                </w:p>
              </w:tc>
            </w:tr>
            <w:tr w:rsidR="00515951" w:rsidRPr="00846886" w14:paraId="79077565" w14:textId="77777777" w:rsidTr="00B06404">
              <w:trPr>
                <w:ins w:id="266" w:author="Microsoft Office User" w:date="2024-12-18T12:00:00Z"/>
              </w:trPr>
              <w:tc>
                <w:tcPr>
                  <w:tcW w:w="1531" w:type="dxa"/>
                  <w:tcBorders>
                    <w:top w:val="single" w:sz="2" w:space="0" w:color="auto"/>
                  </w:tcBorders>
                  <w:tcMar>
                    <w:left w:w="0" w:type="dxa"/>
                    <w:right w:w="0" w:type="dxa"/>
                  </w:tcMar>
                </w:tcPr>
                <w:p w14:paraId="725D1381" w14:textId="77777777" w:rsidR="00515951" w:rsidRPr="00846886" w:rsidRDefault="00515951" w:rsidP="00515951">
                  <w:pPr>
                    <w:pStyle w:val="Compact"/>
                    <w:rPr>
                      <w:ins w:id="267" w:author="Microsoft Office User" w:date="2024-12-18T12:00:00Z"/>
                      <w:rFonts w:cs="Times New Roman"/>
                      <w:sz w:val="18"/>
                      <w:szCs w:val="18"/>
                    </w:rPr>
                  </w:pPr>
                  <w:ins w:id="268" w:author="Microsoft Office User" w:date="2024-12-18T12:00:00Z">
                    <w:r w:rsidRPr="00846886">
                      <w:rPr>
                        <w:rFonts w:cs="Times New Roman"/>
                        <w:sz w:val="18"/>
                        <w:szCs w:val="18"/>
                      </w:rPr>
                      <w:t>Open Science Framework (OSF)</w:t>
                    </w:r>
                  </w:ins>
                </w:p>
              </w:tc>
              <w:tc>
                <w:tcPr>
                  <w:tcW w:w="1170" w:type="dxa"/>
                  <w:tcBorders>
                    <w:top w:val="single" w:sz="2" w:space="0" w:color="auto"/>
                  </w:tcBorders>
                </w:tcPr>
                <w:p w14:paraId="77C23E4F" w14:textId="77777777" w:rsidR="00515951" w:rsidRPr="00846886" w:rsidRDefault="00515951" w:rsidP="00515951">
                  <w:pPr>
                    <w:pStyle w:val="Compact"/>
                    <w:rPr>
                      <w:ins w:id="269" w:author="Microsoft Office User" w:date="2024-12-18T12:00:00Z"/>
                      <w:rFonts w:cs="Times New Roman"/>
                      <w:sz w:val="18"/>
                      <w:szCs w:val="18"/>
                    </w:rPr>
                  </w:pPr>
                  <w:ins w:id="270" w:author="Microsoft Office User" w:date="2024-12-18T12:00:00Z">
                    <w:r w:rsidRPr="00846886">
                      <w:rPr>
                        <w:rFonts w:cs="Times New Roman"/>
                        <w:sz w:val="18"/>
                        <w:szCs w:val="18"/>
                      </w:rPr>
                      <w:t>+</w:t>
                    </w:r>
                  </w:ins>
                </w:p>
              </w:tc>
              <w:tc>
                <w:tcPr>
                  <w:tcW w:w="1350" w:type="dxa"/>
                  <w:tcBorders>
                    <w:top w:val="single" w:sz="2" w:space="0" w:color="auto"/>
                  </w:tcBorders>
                </w:tcPr>
                <w:p w14:paraId="71DD660A" w14:textId="77777777" w:rsidR="00515951" w:rsidRPr="00846886" w:rsidRDefault="00515951" w:rsidP="00515951">
                  <w:pPr>
                    <w:pStyle w:val="Compact"/>
                    <w:rPr>
                      <w:ins w:id="271" w:author="Microsoft Office User" w:date="2024-12-18T12:00:00Z"/>
                      <w:rFonts w:cs="Times New Roman"/>
                      <w:sz w:val="18"/>
                      <w:szCs w:val="18"/>
                    </w:rPr>
                  </w:pPr>
                  <w:ins w:id="272" w:author="Microsoft Office User" w:date="2024-12-18T12:00:00Z">
                    <w:r w:rsidRPr="00846886">
                      <w:rPr>
                        <w:rFonts w:cs="Times New Roman"/>
                        <w:sz w:val="18"/>
                        <w:szCs w:val="18"/>
                      </w:rPr>
                      <w:t>+</w:t>
                    </w:r>
                  </w:ins>
                </w:p>
              </w:tc>
              <w:tc>
                <w:tcPr>
                  <w:tcW w:w="1440" w:type="dxa"/>
                  <w:tcBorders>
                    <w:top w:val="single" w:sz="2" w:space="0" w:color="auto"/>
                  </w:tcBorders>
                </w:tcPr>
                <w:p w14:paraId="55A08BE3" w14:textId="77777777" w:rsidR="00515951" w:rsidRPr="00846886" w:rsidRDefault="00515951" w:rsidP="00515951">
                  <w:pPr>
                    <w:pStyle w:val="Compact"/>
                    <w:rPr>
                      <w:ins w:id="273" w:author="Microsoft Office User" w:date="2024-12-18T12:00:00Z"/>
                      <w:rFonts w:cs="Times New Roman"/>
                      <w:sz w:val="18"/>
                      <w:szCs w:val="18"/>
                    </w:rPr>
                  </w:pPr>
                  <w:ins w:id="274" w:author="Microsoft Office User" w:date="2024-12-18T12:00:00Z">
                    <w:r w:rsidRPr="00846886">
                      <w:rPr>
                        <w:rFonts w:cs="Times New Roman"/>
                        <w:sz w:val="18"/>
                        <w:szCs w:val="18"/>
                      </w:rPr>
                      <w:t>+</w:t>
                    </w:r>
                  </w:ins>
                </w:p>
              </w:tc>
              <w:tc>
                <w:tcPr>
                  <w:tcW w:w="1530" w:type="dxa"/>
                  <w:tcBorders>
                    <w:top w:val="single" w:sz="2" w:space="0" w:color="auto"/>
                  </w:tcBorders>
                </w:tcPr>
                <w:p w14:paraId="0B235FDB" w14:textId="77777777" w:rsidR="00515951" w:rsidRPr="00846886" w:rsidRDefault="00515951" w:rsidP="00515951">
                  <w:pPr>
                    <w:pStyle w:val="Compact"/>
                    <w:rPr>
                      <w:ins w:id="275" w:author="Microsoft Office User" w:date="2024-12-18T12:00:00Z"/>
                      <w:rFonts w:cs="Times New Roman"/>
                      <w:sz w:val="18"/>
                      <w:szCs w:val="18"/>
                    </w:rPr>
                  </w:pPr>
                  <w:ins w:id="276" w:author="Microsoft Office User" w:date="2024-12-18T12:00:00Z">
                    <w:r w:rsidRPr="00846886">
                      <w:rPr>
                        <w:rFonts w:cs="Times New Roman"/>
                        <w:sz w:val="18"/>
                        <w:szCs w:val="18"/>
                      </w:rPr>
                      <w:t>+</w:t>
                    </w:r>
                  </w:ins>
                </w:p>
              </w:tc>
              <w:tc>
                <w:tcPr>
                  <w:tcW w:w="2069" w:type="dxa"/>
                  <w:tcBorders>
                    <w:top w:val="single" w:sz="2" w:space="0" w:color="auto"/>
                  </w:tcBorders>
                  <w:tcMar>
                    <w:left w:w="0" w:type="dxa"/>
                    <w:right w:w="0" w:type="dxa"/>
                  </w:tcMar>
                </w:tcPr>
                <w:p w14:paraId="6721069C" w14:textId="77777777" w:rsidR="00515951" w:rsidRPr="00846886" w:rsidRDefault="00515951" w:rsidP="00515951">
                  <w:pPr>
                    <w:pStyle w:val="Compact"/>
                    <w:rPr>
                      <w:ins w:id="277" w:author="Microsoft Office User" w:date="2024-12-18T12:00:00Z"/>
                      <w:rFonts w:cs="Times New Roman"/>
                      <w:sz w:val="18"/>
                      <w:szCs w:val="18"/>
                    </w:rPr>
                  </w:pPr>
                  <w:ins w:id="278" w:author="Microsoft Office User" w:date="2024-12-18T12:00:00Z">
                    <w:r w:rsidRPr="00846886">
                      <w:rPr>
                        <w:rFonts w:cs="Times New Roman"/>
                        <w:sz w:val="18"/>
                        <w:szCs w:val="18"/>
                      </w:rPr>
                      <w:t>Project management and collaboration</w:t>
                    </w:r>
                  </w:ins>
                </w:p>
              </w:tc>
            </w:tr>
            <w:tr w:rsidR="00515951" w:rsidRPr="00846886" w14:paraId="417FEC09" w14:textId="77777777" w:rsidTr="00B06404">
              <w:trPr>
                <w:ins w:id="279" w:author="Microsoft Office User" w:date="2024-12-18T12:00:00Z"/>
              </w:trPr>
              <w:tc>
                <w:tcPr>
                  <w:tcW w:w="1531" w:type="dxa"/>
                  <w:tcMar>
                    <w:left w:w="0" w:type="dxa"/>
                    <w:right w:w="0" w:type="dxa"/>
                  </w:tcMar>
                </w:tcPr>
                <w:p w14:paraId="2E2FA505" w14:textId="77777777" w:rsidR="00515951" w:rsidRPr="00846886" w:rsidRDefault="00515951" w:rsidP="00515951">
                  <w:pPr>
                    <w:pStyle w:val="Compact"/>
                    <w:rPr>
                      <w:ins w:id="280" w:author="Microsoft Office User" w:date="2024-12-18T12:00:00Z"/>
                      <w:rFonts w:cs="Times New Roman"/>
                      <w:sz w:val="18"/>
                      <w:szCs w:val="18"/>
                    </w:rPr>
                  </w:pPr>
                  <w:ins w:id="281" w:author="Microsoft Office User" w:date="2024-12-18T12:00:00Z">
                    <w:r w:rsidRPr="00846886">
                      <w:rPr>
                        <w:rFonts w:cs="Times New Roman"/>
                        <w:sz w:val="18"/>
                        <w:szCs w:val="18"/>
                      </w:rPr>
                      <w:t>GitHub</w:t>
                    </w:r>
                  </w:ins>
                </w:p>
              </w:tc>
              <w:tc>
                <w:tcPr>
                  <w:tcW w:w="1170" w:type="dxa"/>
                </w:tcPr>
                <w:p w14:paraId="74DA7812" w14:textId="77777777" w:rsidR="00515951" w:rsidRPr="00846886" w:rsidRDefault="00515951" w:rsidP="00515951">
                  <w:pPr>
                    <w:pStyle w:val="Compact"/>
                    <w:rPr>
                      <w:ins w:id="282" w:author="Microsoft Office User" w:date="2024-12-18T12:00:00Z"/>
                      <w:rFonts w:cs="Times New Roman"/>
                      <w:sz w:val="18"/>
                      <w:szCs w:val="18"/>
                    </w:rPr>
                  </w:pPr>
                  <w:ins w:id="283" w:author="Microsoft Office User" w:date="2024-12-18T12:00:00Z">
                    <w:r w:rsidRPr="00846886">
                      <w:rPr>
                        <w:rFonts w:cs="Times New Roman"/>
                        <w:sz w:val="18"/>
                        <w:szCs w:val="18"/>
                      </w:rPr>
                      <w:t>+</w:t>
                    </w:r>
                  </w:ins>
                </w:p>
              </w:tc>
              <w:tc>
                <w:tcPr>
                  <w:tcW w:w="1350" w:type="dxa"/>
                </w:tcPr>
                <w:p w14:paraId="7C3D40C6" w14:textId="77777777" w:rsidR="00515951" w:rsidRPr="00846886" w:rsidRDefault="00515951" w:rsidP="00515951">
                  <w:pPr>
                    <w:pStyle w:val="Compact"/>
                    <w:rPr>
                      <w:ins w:id="284" w:author="Microsoft Office User" w:date="2024-12-18T12:00:00Z"/>
                      <w:rFonts w:cs="Times New Roman"/>
                      <w:sz w:val="18"/>
                      <w:szCs w:val="18"/>
                    </w:rPr>
                  </w:pPr>
                  <w:ins w:id="285" w:author="Microsoft Office User" w:date="2024-12-18T12:00:00Z">
                    <w:r w:rsidRPr="00846886">
                      <w:rPr>
                        <w:rFonts w:cs="Times New Roman"/>
                        <w:sz w:val="18"/>
                        <w:szCs w:val="18"/>
                      </w:rPr>
                      <w:t>+</w:t>
                    </w:r>
                  </w:ins>
                </w:p>
              </w:tc>
              <w:tc>
                <w:tcPr>
                  <w:tcW w:w="1440" w:type="dxa"/>
                </w:tcPr>
                <w:p w14:paraId="54EADE0B" w14:textId="77777777" w:rsidR="00515951" w:rsidRPr="00846886" w:rsidRDefault="00515951" w:rsidP="00515951">
                  <w:pPr>
                    <w:pStyle w:val="Compact"/>
                    <w:rPr>
                      <w:ins w:id="286" w:author="Microsoft Office User" w:date="2024-12-18T12:00:00Z"/>
                      <w:rFonts w:cs="Times New Roman"/>
                      <w:sz w:val="18"/>
                      <w:szCs w:val="18"/>
                    </w:rPr>
                  </w:pPr>
                  <w:ins w:id="287" w:author="Microsoft Office User" w:date="2024-12-18T12:00:00Z">
                    <w:r w:rsidRPr="00846886">
                      <w:rPr>
                        <w:rFonts w:cs="Times New Roman"/>
                        <w:sz w:val="18"/>
                        <w:szCs w:val="18"/>
                      </w:rPr>
                      <w:t>Integrates with Zenodo</w:t>
                    </w:r>
                  </w:ins>
                </w:p>
              </w:tc>
              <w:tc>
                <w:tcPr>
                  <w:tcW w:w="1530" w:type="dxa"/>
                </w:tcPr>
                <w:p w14:paraId="51553E69" w14:textId="77777777" w:rsidR="00515951" w:rsidRPr="00846886" w:rsidRDefault="00515951" w:rsidP="00515951">
                  <w:pPr>
                    <w:pStyle w:val="Compact"/>
                    <w:rPr>
                      <w:ins w:id="288" w:author="Microsoft Office User" w:date="2024-12-18T12:00:00Z"/>
                      <w:rFonts w:cs="Times New Roman"/>
                      <w:sz w:val="18"/>
                      <w:szCs w:val="18"/>
                    </w:rPr>
                  </w:pPr>
                  <w:ins w:id="289" w:author="Microsoft Office User" w:date="2024-12-18T12:00:00Z">
                    <w:r w:rsidRPr="00846886">
                      <w:rPr>
                        <w:rFonts w:cs="Times New Roman"/>
                        <w:sz w:val="18"/>
                        <w:szCs w:val="18"/>
                      </w:rPr>
                      <w:t>+ (public repositories)</w:t>
                    </w:r>
                  </w:ins>
                </w:p>
              </w:tc>
              <w:tc>
                <w:tcPr>
                  <w:tcW w:w="2069" w:type="dxa"/>
                  <w:tcMar>
                    <w:left w:w="0" w:type="dxa"/>
                    <w:right w:w="0" w:type="dxa"/>
                  </w:tcMar>
                </w:tcPr>
                <w:p w14:paraId="4E4829FF" w14:textId="77777777" w:rsidR="00515951" w:rsidRPr="00846886" w:rsidRDefault="00515951" w:rsidP="00515951">
                  <w:pPr>
                    <w:pStyle w:val="Compact"/>
                    <w:rPr>
                      <w:ins w:id="290" w:author="Microsoft Office User" w:date="2024-12-18T12:00:00Z"/>
                      <w:rFonts w:cs="Times New Roman"/>
                      <w:sz w:val="18"/>
                      <w:szCs w:val="18"/>
                    </w:rPr>
                  </w:pPr>
                  <w:ins w:id="291" w:author="Microsoft Office User" w:date="2024-12-18T12:00:00Z">
                    <w:r w:rsidRPr="00846886">
                      <w:rPr>
                        <w:rFonts w:cs="Times New Roman"/>
                        <w:sz w:val="18"/>
                        <w:szCs w:val="18"/>
                      </w:rPr>
                      <w:t>Project management and collaboration, ideal for coding</w:t>
                    </w:r>
                  </w:ins>
                </w:p>
              </w:tc>
            </w:tr>
            <w:tr w:rsidR="00515951" w:rsidRPr="00846886" w14:paraId="13CAB6A9" w14:textId="77777777" w:rsidTr="00B06404">
              <w:trPr>
                <w:ins w:id="292" w:author="Microsoft Office User" w:date="2024-12-18T12:00:00Z"/>
              </w:trPr>
              <w:tc>
                <w:tcPr>
                  <w:tcW w:w="1531" w:type="dxa"/>
                  <w:tcMar>
                    <w:left w:w="0" w:type="dxa"/>
                    <w:right w:w="0" w:type="dxa"/>
                  </w:tcMar>
                </w:tcPr>
                <w:p w14:paraId="638EEB49" w14:textId="77777777" w:rsidR="00515951" w:rsidRPr="00846886" w:rsidRDefault="00515951" w:rsidP="00515951">
                  <w:pPr>
                    <w:pStyle w:val="Compact"/>
                    <w:rPr>
                      <w:ins w:id="293" w:author="Microsoft Office User" w:date="2024-12-18T12:00:00Z"/>
                      <w:rFonts w:cs="Times New Roman"/>
                      <w:sz w:val="18"/>
                      <w:szCs w:val="18"/>
                    </w:rPr>
                  </w:pPr>
                  <w:ins w:id="294" w:author="Microsoft Office User" w:date="2024-12-18T12:00:00Z">
                    <w:r w:rsidRPr="00846886">
                      <w:rPr>
                        <w:rFonts w:cs="Times New Roman"/>
                        <w:sz w:val="18"/>
                        <w:szCs w:val="18"/>
                      </w:rPr>
                      <w:t>GitLab</w:t>
                    </w:r>
                  </w:ins>
                </w:p>
              </w:tc>
              <w:tc>
                <w:tcPr>
                  <w:tcW w:w="1170" w:type="dxa"/>
                </w:tcPr>
                <w:p w14:paraId="7CE53D70" w14:textId="77777777" w:rsidR="00515951" w:rsidRPr="00846886" w:rsidRDefault="00515951" w:rsidP="00515951">
                  <w:pPr>
                    <w:pStyle w:val="Compact"/>
                    <w:rPr>
                      <w:ins w:id="295" w:author="Microsoft Office User" w:date="2024-12-18T12:00:00Z"/>
                      <w:rFonts w:cs="Times New Roman"/>
                      <w:sz w:val="18"/>
                      <w:szCs w:val="18"/>
                    </w:rPr>
                  </w:pPr>
                  <w:ins w:id="296" w:author="Microsoft Office User" w:date="2024-12-18T12:00:00Z">
                    <w:r w:rsidRPr="00846886">
                      <w:rPr>
                        <w:rFonts w:cs="Times New Roman"/>
                        <w:sz w:val="18"/>
                        <w:szCs w:val="18"/>
                      </w:rPr>
                      <w:t>+</w:t>
                    </w:r>
                  </w:ins>
                </w:p>
              </w:tc>
              <w:tc>
                <w:tcPr>
                  <w:tcW w:w="1350" w:type="dxa"/>
                </w:tcPr>
                <w:p w14:paraId="0172DD70" w14:textId="77777777" w:rsidR="00515951" w:rsidRPr="00846886" w:rsidRDefault="00515951" w:rsidP="00515951">
                  <w:pPr>
                    <w:pStyle w:val="Compact"/>
                    <w:rPr>
                      <w:ins w:id="297" w:author="Microsoft Office User" w:date="2024-12-18T12:00:00Z"/>
                      <w:rFonts w:cs="Times New Roman"/>
                      <w:sz w:val="18"/>
                      <w:szCs w:val="18"/>
                    </w:rPr>
                  </w:pPr>
                  <w:ins w:id="298" w:author="Microsoft Office User" w:date="2024-12-18T12:00:00Z">
                    <w:r w:rsidRPr="00846886">
                      <w:rPr>
                        <w:rFonts w:cs="Times New Roman"/>
                        <w:sz w:val="18"/>
                        <w:szCs w:val="18"/>
                      </w:rPr>
                      <w:t>+</w:t>
                    </w:r>
                  </w:ins>
                </w:p>
              </w:tc>
              <w:tc>
                <w:tcPr>
                  <w:tcW w:w="1440" w:type="dxa"/>
                </w:tcPr>
                <w:p w14:paraId="2EA5CCF5" w14:textId="77777777" w:rsidR="00515951" w:rsidRPr="00846886" w:rsidRDefault="00515951" w:rsidP="00515951">
                  <w:pPr>
                    <w:pStyle w:val="Compact"/>
                    <w:rPr>
                      <w:ins w:id="299" w:author="Microsoft Office User" w:date="2024-12-18T12:00:00Z"/>
                      <w:rFonts w:cs="Times New Roman"/>
                      <w:sz w:val="18"/>
                      <w:szCs w:val="18"/>
                    </w:rPr>
                  </w:pPr>
                  <w:ins w:id="300" w:author="Microsoft Office User" w:date="2024-12-18T12:00:00Z">
                    <w:r w:rsidRPr="00846886">
                      <w:rPr>
                        <w:rFonts w:cs="Times New Roman"/>
                        <w:sz w:val="18"/>
                        <w:szCs w:val="18"/>
                      </w:rPr>
                      <w:t>Integrates with Zenodo</w:t>
                    </w:r>
                  </w:ins>
                </w:p>
              </w:tc>
              <w:tc>
                <w:tcPr>
                  <w:tcW w:w="1530" w:type="dxa"/>
                </w:tcPr>
                <w:p w14:paraId="29B4A07C" w14:textId="77777777" w:rsidR="00515951" w:rsidRPr="00846886" w:rsidRDefault="00515951" w:rsidP="00515951">
                  <w:pPr>
                    <w:pStyle w:val="Compact"/>
                    <w:rPr>
                      <w:ins w:id="301" w:author="Microsoft Office User" w:date="2024-12-18T12:00:00Z"/>
                      <w:rFonts w:cs="Times New Roman"/>
                      <w:sz w:val="18"/>
                      <w:szCs w:val="18"/>
                    </w:rPr>
                  </w:pPr>
                  <w:ins w:id="302" w:author="Microsoft Office User" w:date="2024-12-18T12:00:00Z">
                    <w:r w:rsidRPr="00846886">
                      <w:rPr>
                        <w:rFonts w:cs="Times New Roman"/>
                        <w:sz w:val="18"/>
                        <w:szCs w:val="18"/>
                      </w:rPr>
                      <w:t>Limited</w:t>
                    </w:r>
                  </w:ins>
                </w:p>
              </w:tc>
              <w:tc>
                <w:tcPr>
                  <w:tcW w:w="2069" w:type="dxa"/>
                  <w:tcMar>
                    <w:left w:w="0" w:type="dxa"/>
                    <w:right w:w="0" w:type="dxa"/>
                  </w:tcMar>
                </w:tcPr>
                <w:p w14:paraId="117D6CFC" w14:textId="77777777" w:rsidR="00515951" w:rsidRPr="00846886" w:rsidRDefault="00515951" w:rsidP="00515951">
                  <w:pPr>
                    <w:pStyle w:val="Compact"/>
                    <w:rPr>
                      <w:ins w:id="303" w:author="Microsoft Office User" w:date="2024-12-18T12:00:00Z"/>
                      <w:rFonts w:cs="Times New Roman"/>
                      <w:sz w:val="18"/>
                      <w:szCs w:val="18"/>
                    </w:rPr>
                  </w:pPr>
                  <w:ins w:id="304" w:author="Microsoft Office User" w:date="2024-12-18T12:00:00Z">
                    <w:r w:rsidRPr="00846886">
                      <w:rPr>
                        <w:rFonts w:cs="Times New Roman"/>
                        <w:sz w:val="18"/>
                        <w:szCs w:val="18"/>
                      </w:rPr>
                      <w:t>Project management and collaboration, ideal for coding</w:t>
                    </w:r>
                  </w:ins>
                </w:p>
              </w:tc>
            </w:tr>
            <w:tr w:rsidR="00515951" w:rsidRPr="00846886" w14:paraId="74F78DFB" w14:textId="77777777" w:rsidTr="00B06404">
              <w:trPr>
                <w:ins w:id="305" w:author="Microsoft Office User" w:date="2024-12-18T12:00:00Z"/>
              </w:trPr>
              <w:tc>
                <w:tcPr>
                  <w:tcW w:w="1531" w:type="dxa"/>
                  <w:tcMar>
                    <w:left w:w="0" w:type="dxa"/>
                    <w:right w:w="0" w:type="dxa"/>
                  </w:tcMar>
                </w:tcPr>
                <w:p w14:paraId="62CE2894" w14:textId="77777777" w:rsidR="00515951" w:rsidRPr="00846886" w:rsidRDefault="00515951" w:rsidP="00515951">
                  <w:pPr>
                    <w:pStyle w:val="Compact"/>
                    <w:rPr>
                      <w:ins w:id="306" w:author="Microsoft Office User" w:date="2024-12-18T12:00:00Z"/>
                      <w:rFonts w:cs="Times New Roman"/>
                      <w:sz w:val="18"/>
                      <w:szCs w:val="18"/>
                    </w:rPr>
                  </w:pPr>
                  <w:ins w:id="307" w:author="Microsoft Office User" w:date="2024-12-18T12:00:00Z">
                    <w:r w:rsidRPr="00846886">
                      <w:rPr>
                        <w:rFonts w:cs="Times New Roman"/>
                        <w:sz w:val="18"/>
                        <w:szCs w:val="18"/>
                      </w:rPr>
                      <w:t>Bitbucket</w:t>
                    </w:r>
                  </w:ins>
                </w:p>
              </w:tc>
              <w:tc>
                <w:tcPr>
                  <w:tcW w:w="1170" w:type="dxa"/>
                </w:tcPr>
                <w:p w14:paraId="19F79A49" w14:textId="77777777" w:rsidR="00515951" w:rsidRPr="00846886" w:rsidRDefault="00515951" w:rsidP="00515951">
                  <w:pPr>
                    <w:pStyle w:val="Compact"/>
                    <w:rPr>
                      <w:ins w:id="308" w:author="Microsoft Office User" w:date="2024-12-18T12:00:00Z"/>
                      <w:rFonts w:cs="Times New Roman"/>
                      <w:sz w:val="18"/>
                      <w:szCs w:val="18"/>
                    </w:rPr>
                  </w:pPr>
                  <w:ins w:id="309" w:author="Microsoft Office User" w:date="2024-12-18T12:00:00Z">
                    <w:r w:rsidRPr="00846886">
                      <w:rPr>
                        <w:rFonts w:cs="Times New Roman"/>
                        <w:sz w:val="18"/>
                        <w:szCs w:val="18"/>
                      </w:rPr>
                      <w:t>+</w:t>
                    </w:r>
                  </w:ins>
                </w:p>
              </w:tc>
              <w:tc>
                <w:tcPr>
                  <w:tcW w:w="1350" w:type="dxa"/>
                </w:tcPr>
                <w:p w14:paraId="4AE69C84" w14:textId="77777777" w:rsidR="00515951" w:rsidRPr="00846886" w:rsidRDefault="00515951" w:rsidP="00515951">
                  <w:pPr>
                    <w:pStyle w:val="Compact"/>
                    <w:rPr>
                      <w:ins w:id="310" w:author="Microsoft Office User" w:date="2024-12-18T12:00:00Z"/>
                      <w:rFonts w:cs="Times New Roman"/>
                      <w:sz w:val="18"/>
                      <w:szCs w:val="18"/>
                    </w:rPr>
                  </w:pPr>
                  <w:ins w:id="311" w:author="Microsoft Office User" w:date="2024-12-18T12:00:00Z">
                    <w:r w:rsidRPr="00846886">
                      <w:rPr>
                        <w:rFonts w:cs="Times New Roman"/>
                        <w:sz w:val="18"/>
                        <w:szCs w:val="18"/>
                      </w:rPr>
                      <w:t>+</w:t>
                    </w:r>
                  </w:ins>
                </w:p>
              </w:tc>
              <w:tc>
                <w:tcPr>
                  <w:tcW w:w="1440" w:type="dxa"/>
                </w:tcPr>
                <w:p w14:paraId="0C0F3E10" w14:textId="77777777" w:rsidR="00515951" w:rsidRPr="00846886" w:rsidRDefault="00515951" w:rsidP="00515951">
                  <w:pPr>
                    <w:pStyle w:val="Compact"/>
                    <w:rPr>
                      <w:ins w:id="312" w:author="Microsoft Office User" w:date="2024-12-18T12:00:00Z"/>
                      <w:rFonts w:cs="Times New Roman"/>
                      <w:sz w:val="18"/>
                      <w:szCs w:val="18"/>
                    </w:rPr>
                  </w:pPr>
                  <w:ins w:id="313" w:author="Microsoft Office User" w:date="2024-12-18T12:00:00Z">
                    <w:r w:rsidRPr="00846886">
                      <w:rPr>
                        <w:rFonts w:cs="Times New Roman"/>
                        <w:sz w:val="18"/>
                        <w:szCs w:val="18"/>
                      </w:rPr>
                      <w:t>Integrates with Zenodo</w:t>
                    </w:r>
                  </w:ins>
                </w:p>
              </w:tc>
              <w:tc>
                <w:tcPr>
                  <w:tcW w:w="1530" w:type="dxa"/>
                </w:tcPr>
                <w:p w14:paraId="3FCC9194" w14:textId="77777777" w:rsidR="00515951" w:rsidRPr="00846886" w:rsidRDefault="00515951" w:rsidP="00515951">
                  <w:pPr>
                    <w:pStyle w:val="Compact"/>
                    <w:rPr>
                      <w:ins w:id="314" w:author="Microsoft Office User" w:date="2024-12-18T12:00:00Z"/>
                      <w:rFonts w:cs="Times New Roman"/>
                      <w:sz w:val="18"/>
                      <w:szCs w:val="18"/>
                    </w:rPr>
                  </w:pPr>
                  <w:ins w:id="315" w:author="Microsoft Office User" w:date="2024-12-18T12:00:00Z">
                    <w:r w:rsidRPr="00846886">
                      <w:rPr>
                        <w:rFonts w:cs="Times New Roman"/>
                        <w:sz w:val="18"/>
                        <w:szCs w:val="18"/>
                      </w:rPr>
                      <w:t>Limited</w:t>
                    </w:r>
                  </w:ins>
                </w:p>
              </w:tc>
              <w:tc>
                <w:tcPr>
                  <w:tcW w:w="2069" w:type="dxa"/>
                  <w:tcMar>
                    <w:left w:w="0" w:type="dxa"/>
                    <w:right w:w="0" w:type="dxa"/>
                  </w:tcMar>
                </w:tcPr>
                <w:p w14:paraId="25F9A339" w14:textId="77777777" w:rsidR="00515951" w:rsidRPr="00846886" w:rsidRDefault="00515951" w:rsidP="00515951">
                  <w:pPr>
                    <w:pStyle w:val="Compact"/>
                    <w:rPr>
                      <w:ins w:id="316" w:author="Microsoft Office User" w:date="2024-12-18T12:00:00Z"/>
                      <w:rFonts w:cs="Times New Roman"/>
                      <w:sz w:val="18"/>
                      <w:szCs w:val="18"/>
                    </w:rPr>
                  </w:pPr>
                  <w:ins w:id="317" w:author="Microsoft Office User" w:date="2024-12-18T12:00:00Z">
                    <w:r w:rsidRPr="00846886">
                      <w:rPr>
                        <w:rFonts w:cs="Times New Roman"/>
                        <w:sz w:val="18"/>
                        <w:szCs w:val="18"/>
                      </w:rPr>
                      <w:t>Project management and collaboration, ideal for coding</w:t>
                    </w:r>
                  </w:ins>
                </w:p>
              </w:tc>
            </w:tr>
            <w:tr w:rsidR="00515951" w:rsidRPr="00846886" w14:paraId="31D78D9B" w14:textId="77777777" w:rsidTr="00B06404">
              <w:trPr>
                <w:ins w:id="318" w:author="Microsoft Office User" w:date="2024-12-18T12:00:00Z"/>
              </w:trPr>
              <w:tc>
                <w:tcPr>
                  <w:tcW w:w="1531" w:type="dxa"/>
                  <w:tcMar>
                    <w:left w:w="0" w:type="dxa"/>
                    <w:right w:w="0" w:type="dxa"/>
                  </w:tcMar>
                </w:tcPr>
                <w:p w14:paraId="580ED2F0" w14:textId="77777777" w:rsidR="00515951" w:rsidRPr="00846886" w:rsidRDefault="00515951" w:rsidP="00515951">
                  <w:pPr>
                    <w:pStyle w:val="Compact"/>
                    <w:rPr>
                      <w:ins w:id="319" w:author="Microsoft Office User" w:date="2024-12-18T12:00:00Z"/>
                      <w:rFonts w:cs="Times New Roman"/>
                      <w:sz w:val="18"/>
                      <w:szCs w:val="18"/>
                    </w:rPr>
                  </w:pPr>
                  <w:ins w:id="320" w:author="Microsoft Office User" w:date="2024-12-18T12:00:00Z">
                    <w:r w:rsidRPr="00846886">
                      <w:rPr>
                        <w:rFonts w:cs="Times New Roman"/>
                        <w:sz w:val="18"/>
                        <w:szCs w:val="18"/>
                      </w:rPr>
                      <w:t>Zenodo</w:t>
                    </w:r>
                  </w:ins>
                </w:p>
              </w:tc>
              <w:tc>
                <w:tcPr>
                  <w:tcW w:w="1170" w:type="dxa"/>
                </w:tcPr>
                <w:p w14:paraId="4BBF2BA9" w14:textId="77777777" w:rsidR="00515951" w:rsidRPr="00846886" w:rsidRDefault="00515951" w:rsidP="00515951">
                  <w:pPr>
                    <w:pStyle w:val="Compact"/>
                    <w:rPr>
                      <w:ins w:id="321" w:author="Microsoft Office User" w:date="2024-12-18T12:00:00Z"/>
                      <w:rFonts w:cs="Times New Roman"/>
                      <w:sz w:val="18"/>
                      <w:szCs w:val="18"/>
                    </w:rPr>
                  </w:pPr>
                  <w:ins w:id="322" w:author="Microsoft Office User" w:date="2024-12-18T12:00:00Z">
                    <w:r w:rsidRPr="00846886">
                      <w:rPr>
                        <w:rFonts w:cs="Times New Roman"/>
                        <w:sz w:val="18"/>
                        <w:szCs w:val="18"/>
                      </w:rPr>
                      <w:t>+</w:t>
                    </w:r>
                  </w:ins>
                </w:p>
              </w:tc>
              <w:tc>
                <w:tcPr>
                  <w:tcW w:w="1350" w:type="dxa"/>
                </w:tcPr>
                <w:p w14:paraId="7FFAD080" w14:textId="77777777" w:rsidR="00515951" w:rsidRPr="00846886" w:rsidRDefault="00515951" w:rsidP="00515951">
                  <w:pPr>
                    <w:pStyle w:val="Compact"/>
                    <w:rPr>
                      <w:ins w:id="323" w:author="Microsoft Office User" w:date="2024-12-18T12:00:00Z"/>
                      <w:rFonts w:cs="Times New Roman"/>
                      <w:sz w:val="18"/>
                      <w:szCs w:val="18"/>
                    </w:rPr>
                  </w:pPr>
                  <w:ins w:id="324" w:author="Microsoft Office User" w:date="2024-12-18T12:00:00Z">
                    <w:r w:rsidRPr="00846886">
                      <w:rPr>
                        <w:rFonts w:cs="Times New Roman"/>
                        <w:sz w:val="18"/>
                        <w:szCs w:val="18"/>
                      </w:rPr>
                      <w:t>+ (via GitHub integration)</w:t>
                    </w:r>
                  </w:ins>
                </w:p>
              </w:tc>
              <w:tc>
                <w:tcPr>
                  <w:tcW w:w="1440" w:type="dxa"/>
                </w:tcPr>
                <w:p w14:paraId="541DC419" w14:textId="77777777" w:rsidR="00515951" w:rsidRPr="00846886" w:rsidRDefault="00515951" w:rsidP="00515951">
                  <w:pPr>
                    <w:pStyle w:val="Compact"/>
                    <w:rPr>
                      <w:ins w:id="325" w:author="Microsoft Office User" w:date="2024-12-18T12:00:00Z"/>
                      <w:rFonts w:cs="Times New Roman"/>
                      <w:sz w:val="18"/>
                      <w:szCs w:val="18"/>
                    </w:rPr>
                  </w:pPr>
                  <w:ins w:id="326" w:author="Microsoft Office User" w:date="2024-12-18T12:00:00Z">
                    <w:r w:rsidRPr="00846886">
                      <w:rPr>
                        <w:rFonts w:cs="Times New Roman"/>
                        <w:sz w:val="18"/>
                        <w:szCs w:val="18"/>
                      </w:rPr>
                      <w:t>+</w:t>
                    </w:r>
                  </w:ins>
                </w:p>
              </w:tc>
              <w:tc>
                <w:tcPr>
                  <w:tcW w:w="1530" w:type="dxa"/>
                </w:tcPr>
                <w:p w14:paraId="14F8C7D4" w14:textId="77777777" w:rsidR="00515951" w:rsidRPr="00846886" w:rsidRDefault="00515951" w:rsidP="00515951">
                  <w:pPr>
                    <w:pStyle w:val="Compact"/>
                    <w:rPr>
                      <w:ins w:id="327" w:author="Microsoft Office User" w:date="2024-12-18T12:00:00Z"/>
                      <w:rFonts w:cs="Times New Roman"/>
                      <w:sz w:val="18"/>
                      <w:szCs w:val="18"/>
                    </w:rPr>
                  </w:pPr>
                  <w:ins w:id="328" w:author="Microsoft Office User" w:date="2024-12-18T12:00:00Z">
                    <w:r w:rsidRPr="00846886">
                      <w:rPr>
                        <w:rFonts w:cs="Times New Roman"/>
                        <w:sz w:val="18"/>
                        <w:szCs w:val="18"/>
                      </w:rPr>
                      <w:t>+</w:t>
                    </w:r>
                  </w:ins>
                </w:p>
              </w:tc>
              <w:tc>
                <w:tcPr>
                  <w:tcW w:w="2069" w:type="dxa"/>
                  <w:tcMar>
                    <w:left w:w="0" w:type="dxa"/>
                    <w:right w:w="0" w:type="dxa"/>
                  </w:tcMar>
                </w:tcPr>
                <w:p w14:paraId="2716D434" w14:textId="77777777" w:rsidR="00515951" w:rsidRPr="00846886" w:rsidRDefault="00515951" w:rsidP="00515951">
                  <w:pPr>
                    <w:pStyle w:val="Compact"/>
                    <w:rPr>
                      <w:ins w:id="329" w:author="Microsoft Office User" w:date="2024-12-18T12:00:00Z"/>
                      <w:rFonts w:cs="Times New Roman"/>
                      <w:sz w:val="18"/>
                      <w:szCs w:val="18"/>
                    </w:rPr>
                  </w:pPr>
                  <w:ins w:id="330" w:author="Microsoft Office User" w:date="2024-12-18T12:00:00Z">
                    <w:r w:rsidRPr="00846886">
                      <w:rPr>
                        <w:rFonts w:cs="Times New Roman"/>
                        <w:sz w:val="18"/>
                        <w:szCs w:val="18"/>
                      </w:rPr>
                      <w:t>Supports range of file types</w:t>
                    </w:r>
                  </w:ins>
                </w:p>
              </w:tc>
            </w:tr>
            <w:tr w:rsidR="00515951" w:rsidRPr="00846886" w14:paraId="184E9D7A" w14:textId="77777777" w:rsidTr="00B06404">
              <w:trPr>
                <w:ins w:id="331" w:author="Microsoft Office User" w:date="2024-12-18T12:00:00Z"/>
              </w:trPr>
              <w:tc>
                <w:tcPr>
                  <w:tcW w:w="1531" w:type="dxa"/>
                  <w:tcMar>
                    <w:left w:w="0" w:type="dxa"/>
                    <w:right w:w="0" w:type="dxa"/>
                  </w:tcMar>
                </w:tcPr>
                <w:p w14:paraId="35604E6C" w14:textId="77777777" w:rsidR="00515951" w:rsidRPr="00846886" w:rsidRDefault="00515951" w:rsidP="00515951">
                  <w:pPr>
                    <w:pStyle w:val="Compact"/>
                    <w:rPr>
                      <w:ins w:id="332" w:author="Microsoft Office User" w:date="2024-12-18T12:00:00Z"/>
                      <w:rFonts w:cs="Times New Roman"/>
                      <w:sz w:val="18"/>
                      <w:szCs w:val="18"/>
                    </w:rPr>
                  </w:pPr>
                  <w:ins w:id="333" w:author="Microsoft Office User" w:date="2024-12-18T12:00:00Z">
                    <w:r w:rsidRPr="00846886">
                      <w:rPr>
                        <w:rFonts w:cs="Times New Roman"/>
                        <w:sz w:val="18"/>
                        <w:szCs w:val="18"/>
                      </w:rPr>
                      <w:t>Figshare</w:t>
                    </w:r>
                  </w:ins>
                </w:p>
              </w:tc>
              <w:tc>
                <w:tcPr>
                  <w:tcW w:w="1170" w:type="dxa"/>
                </w:tcPr>
                <w:p w14:paraId="4AAD5A47" w14:textId="77777777" w:rsidR="00515951" w:rsidRPr="00846886" w:rsidRDefault="00515951" w:rsidP="00515951">
                  <w:pPr>
                    <w:pStyle w:val="Compact"/>
                    <w:rPr>
                      <w:ins w:id="334" w:author="Microsoft Office User" w:date="2024-12-18T12:00:00Z"/>
                      <w:rFonts w:cs="Times New Roman"/>
                      <w:sz w:val="18"/>
                      <w:szCs w:val="18"/>
                    </w:rPr>
                  </w:pPr>
                  <w:ins w:id="335" w:author="Microsoft Office User" w:date="2024-12-18T12:00:00Z">
                    <w:r w:rsidRPr="00846886">
                      <w:rPr>
                        <w:rFonts w:cs="Times New Roman"/>
                        <w:sz w:val="18"/>
                        <w:szCs w:val="18"/>
                      </w:rPr>
                      <w:t>+</w:t>
                    </w:r>
                  </w:ins>
                </w:p>
              </w:tc>
              <w:tc>
                <w:tcPr>
                  <w:tcW w:w="1350" w:type="dxa"/>
                </w:tcPr>
                <w:p w14:paraId="776D35D9" w14:textId="77777777" w:rsidR="00515951" w:rsidRPr="00846886" w:rsidRDefault="00515951" w:rsidP="00515951">
                  <w:pPr>
                    <w:pStyle w:val="Compact"/>
                    <w:rPr>
                      <w:ins w:id="336" w:author="Microsoft Office User" w:date="2024-12-18T12:00:00Z"/>
                      <w:rFonts w:cs="Times New Roman"/>
                      <w:sz w:val="18"/>
                      <w:szCs w:val="18"/>
                    </w:rPr>
                  </w:pPr>
                  <w:ins w:id="337" w:author="Microsoft Office User" w:date="2024-12-18T12:00:00Z">
                    <w:r w:rsidRPr="00846886">
                      <w:rPr>
                        <w:rFonts w:cs="Times New Roman"/>
                        <w:sz w:val="18"/>
                        <w:szCs w:val="18"/>
                      </w:rPr>
                      <w:t>Limited</w:t>
                    </w:r>
                  </w:ins>
                </w:p>
              </w:tc>
              <w:tc>
                <w:tcPr>
                  <w:tcW w:w="1440" w:type="dxa"/>
                </w:tcPr>
                <w:p w14:paraId="33B7C0CA" w14:textId="77777777" w:rsidR="00515951" w:rsidRPr="00846886" w:rsidRDefault="00515951" w:rsidP="00515951">
                  <w:pPr>
                    <w:pStyle w:val="Compact"/>
                    <w:rPr>
                      <w:ins w:id="338" w:author="Microsoft Office User" w:date="2024-12-18T12:00:00Z"/>
                      <w:rFonts w:cs="Times New Roman"/>
                      <w:sz w:val="18"/>
                      <w:szCs w:val="18"/>
                    </w:rPr>
                  </w:pPr>
                  <w:ins w:id="339" w:author="Microsoft Office User" w:date="2024-12-18T12:00:00Z">
                    <w:r w:rsidRPr="00846886">
                      <w:rPr>
                        <w:rFonts w:cs="Times New Roman"/>
                        <w:sz w:val="18"/>
                        <w:szCs w:val="18"/>
                      </w:rPr>
                      <w:t>+</w:t>
                    </w:r>
                  </w:ins>
                </w:p>
              </w:tc>
              <w:tc>
                <w:tcPr>
                  <w:tcW w:w="1530" w:type="dxa"/>
                </w:tcPr>
                <w:p w14:paraId="2B6BE212" w14:textId="77777777" w:rsidR="00515951" w:rsidRPr="00846886" w:rsidRDefault="00515951" w:rsidP="00515951">
                  <w:pPr>
                    <w:pStyle w:val="Compact"/>
                    <w:rPr>
                      <w:ins w:id="340" w:author="Microsoft Office User" w:date="2024-12-18T12:00:00Z"/>
                      <w:rFonts w:cs="Times New Roman"/>
                      <w:sz w:val="18"/>
                      <w:szCs w:val="18"/>
                    </w:rPr>
                  </w:pPr>
                  <w:ins w:id="341" w:author="Microsoft Office User" w:date="2024-12-18T12:00:00Z">
                    <w:r w:rsidRPr="00846886">
                      <w:rPr>
                        <w:rFonts w:cs="Times New Roman"/>
                        <w:sz w:val="18"/>
                        <w:szCs w:val="18"/>
                      </w:rPr>
                      <w:t>+</w:t>
                    </w:r>
                  </w:ins>
                </w:p>
              </w:tc>
              <w:tc>
                <w:tcPr>
                  <w:tcW w:w="2069" w:type="dxa"/>
                  <w:tcMar>
                    <w:left w:w="0" w:type="dxa"/>
                    <w:right w:w="0" w:type="dxa"/>
                  </w:tcMar>
                </w:tcPr>
                <w:p w14:paraId="64CC9A76" w14:textId="77777777" w:rsidR="00515951" w:rsidRPr="00846886" w:rsidRDefault="00515951" w:rsidP="00515951">
                  <w:pPr>
                    <w:pStyle w:val="Compact"/>
                    <w:rPr>
                      <w:ins w:id="342" w:author="Microsoft Office User" w:date="2024-12-18T12:00:00Z"/>
                      <w:rFonts w:cs="Times New Roman"/>
                      <w:sz w:val="18"/>
                      <w:szCs w:val="18"/>
                    </w:rPr>
                  </w:pPr>
                  <w:ins w:id="343" w:author="Microsoft Office User" w:date="2024-12-18T12:00:00Z">
                    <w:r w:rsidRPr="00846886">
                      <w:rPr>
                        <w:rFonts w:cs="Times New Roman"/>
                        <w:sz w:val="18"/>
                        <w:szCs w:val="18"/>
                      </w:rPr>
                      <w:t>Sharing datasets and figures</w:t>
                    </w:r>
                  </w:ins>
                </w:p>
              </w:tc>
            </w:tr>
            <w:tr w:rsidR="00515951" w:rsidRPr="00846886" w14:paraId="74278592" w14:textId="77777777" w:rsidTr="00B06404">
              <w:trPr>
                <w:ins w:id="344" w:author="Microsoft Office User" w:date="2024-12-18T12:00:00Z"/>
              </w:trPr>
              <w:tc>
                <w:tcPr>
                  <w:tcW w:w="1531" w:type="dxa"/>
                  <w:tcMar>
                    <w:left w:w="0" w:type="dxa"/>
                    <w:right w:w="0" w:type="dxa"/>
                  </w:tcMar>
                </w:tcPr>
                <w:p w14:paraId="1AFC076C" w14:textId="77777777" w:rsidR="00515951" w:rsidRPr="00846886" w:rsidRDefault="00515951" w:rsidP="00515951">
                  <w:pPr>
                    <w:pStyle w:val="Compact"/>
                    <w:rPr>
                      <w:ins w:id="345" w:author="Microsoft Office User" w:date="2024-12-18T12:00:00Z"/>
                      <w:rFonts w:cs="Times New Roman"/>
                      <w:sz w:val="18"/>
                      <w:szCs w:val="18"/>
                    </w:rPr>
                  </w:pPr>
                  <w:ins w:id="346" w:author="Microsoft Office User" w:date="2024-12-18T12:00:00Z">
                    <w:r w:rsidRPr="00846886">
                      <w:rPr>
                        <w:rFonts w:cs="Times New Roman"/>
                        <w:sz w:val="18"/>
                        <w:szCs w:val="18"/>
                      </w:rPr>
                      <w:t>Box</w:t>
                    </w:r>
                  </w:ins>
                </w:p>
              </w:tc>
              <w:tc>
                <w:tcPr>
                  <w:tcW w:w="1170" w:type="dxa"/>
                </w:tcPr>
                <w:p w14:paraId="51B57341" w14:textId="77777777" w:rsidR="00515951" w:rsidRPr="00846886" w:rsidRDefault="00515951" w:rsidP="00515951">
                  <w:pPr>
                    <w:pStyle w:val="Compact"/>
                    <w:rPr>
                      <w:ins w:id="347" w:author="Microsoft Office User" w:date="2024-12-18T12:00:00Z"/>
                      <w:rFonts w:cs="Times New Roman"/>
                      <w:sz w:val="18"/>
                      <w:szCs w:val="18"/>
                    </w:rPr>
                  </w:pPr>
                  <w:ins w:id="348" w:author="Microsoft Office User" w:date="2024-12-18T12:00:00Z">
                    <w:r w:rsidRPr="00846886">
                      <w:rPr>
                        <w:rFonts w:cs="Times New Roman"/>
                        <w:sz w:val="18"/>
                        <w:szCs w:val="18"/>
                      </w:rPr>
                      <w:t>−</w:t>
                    </w:r>
                  </w:ins>
                </w:p>
              </w:tc>
              <w:tc>
                <w:tcPr>
                  <w:tcW w:w="1350" w:type="dxa"/>
                </w:tcPr>
                <w:p w14:paraId="39136738" w14:textId="77777777" w:rsidR="00515951" w:rsidRPr="00846886" w:rsidRDefault="00515951" w:rsidP="00515951">
                  <w:pPr>
                    <w:pStyle w:val="Compact"/>
                    <w:rPr>
                      <w:ins w:id="349" w:author="Microsoft Office User" w:date="2024-12-18T12:00:00Z"/>
                      <w:rFonts w:cs="Times New Roman"/>
                      <w:sz w:val="18"/>
                      <w:szCs w:val="18"/>
                    </w:rPr>
                  </w:pPr>
                  <w:ins w:id="350" w:author="Microsoft Office User" w:date="2024-12-18T12:00:00Z">
                    <w:r w:rsidRPr="00846886">
                      <w:rPr>
                        <w:rFonts w:cs="Times New Roman"/>
                        <w:sz w:val="18"/>
                        <w:szCs w:val="18"/>
                      </w:rPr>
                      <w:t>−</w:t>
                    </w:r>
                  </w:ins>
                </w:p>
              </w:tc>
              <w:tc>
                <w:tcPr>
                  <w:tcW w:w="1440" w:type="dxa"/>
                </w:tcPr>
                <w:p w14:paraId="386BAAAF" w14:textId="77777777" w:rsidR="00515951" w:rsidRPr="00846886" w:rsidRDefault="00515951" w:rsidP="00515951">
                  <w:pPr>
                    <w:pStyle w:val="Compact"/>
                    <w:rPr>
                      <w:ins w:id="351" w:author="Microsoft Office User" w:date="2024-12-18T12:00:00Z"/>
                      <w:rFonts w:cs="Times New Roman"/>
                      <w:sz w:val="18"/>
                      <w:szCs w:val="18"/>
                    </w:rPr>
                  </w:pPr>
                  <w:ins w:id="352" w:author="Microsoft Office User" w:date="2024-12-18T12:00:00Z">
                    <w:r w:rsidRPr="00846886">
                      <w:rPr>
                        <w:rFonts w:cs="Times New Roman"/>
                        <w:sz w:val="18"/>
                        <w:szCs w:val="18"/>
                      </w:rPr>
                      <w:t>−</w:t>
                    </w:r>
                  </w:ins>
                </w:p>
              </w:tc>
              <w:tc>
                <w:tcPr>
                  <w:tcW w:w="1530" w:type="dxa"/>
                </w:tcPr>
                <w:p w14:paraId="157FBF2A" w14:textId="77777777" w:rsidR="00515951" w:rsidRPr="00846886" w:rsidRDefault="00515951" w:rsidP="00515951">
                  <w:pPr>
                    <w:pStyle w:val="Compact"/>
                    <w:rPr>
                      <w:ins w:id="353" w:author="Microsoft Office User" w:date="2024-12-18T12:00:00Z"/>
                      <w:rFonts w:cs="Times New Roman"/>
                      <w:sz w:val="18"/>
                      <w:szCs w:val="18"/>
                    </w:rPr>
                  </w:pPr>
                  <w:ins w:id="354" w:author="Microsoft Office User" w:date="2024-12-18T12:00:00Z">
                    <w:r w:rsidRPr="00846886">
                      <w:rPr>
                        <w:rFonts w:cs="Times New Roman"/>
                        <w:sz w:val="18"/>
                        <w:szCs w:val="18"/>
                      </w:rPr>
                      <w:t>Limited</w:t>
                    </w:r>
                  </w:ins>
                </w:p>
              </w:tc>
              <w:tc>
                <w:tcPr>
                  <w:tcW w:w="2069" w:type="dxa"/>
                  <w:tcMar>
                    <w:left w:w="0" w:type="dxa"/>
                    <w:right w:w="0" w:type="dxa"/>
                  </w:tcMar>
                </w:tcPr>
                <w:p w14:paraId="60D55B96" w14:textId="77777777" w:rsidR="00515951" w:rsidRPr="00846886" w:rsidRDefault="00515951" w:rsidP="00515951">
                  <w:pPr>
                    <w:pStyle w:val="Compact"/>
                    <w:rPr>
                      <w:ins w:id="355" w:author="Microsoft Office User" w:date="2024-12-18T12:00:00Z"/>
                      <w:rFonts w:cs="Times New Roman"/>
                      <w:sz w:val="18"/>
                      <w:szCs w:val="18"/>
                    </w:rPr>
                  </w:pPr>
                  <w:ins w:id="356" w:author="Microsoft Office User" w:date="2024-12-18T12:00:00Z">
                    <w:r w:rsidRPr="00846886">
                      <w:rPr>
                        <w:rFonts w:cs="Times New Roman"/>
                        <w:sz w:val="18"/>
                        <w:szCs w:val="18"/>
                      </w:rPr>
                      <w:t>Basic file storage and sharing</w:t>
                    </w:r>
                  </w:ins>
                </w:p>
              </w:tc>
            </w:tr>
            <w:tr w:rsidR="00515951" w:rsidRPr="00846886" w14:paraId="17B48325" w14:textId="77777777" w:rsidTr="00B06404">
              <w:trPr>
                <w:ins w:id="357" w:author="Microsoft Office User" w:date="2024-12-18T12:00:00Z"/>
              </w:trPr>
              <w:tc>
                <w:tcPr>
                  <w:tcW w:w="1531" w:type="dxa"/>
                  <w:tcBorders>
                    <w:bottom w:val="single" w:sz="4" w:space="0" w:color="auto"/>
                  </w:tcBorders>
                  <w:tcMar>
                    <w:left w:w="0" w:type="dxa"/>
                    <w:right w:w="0" w:type="dxa"/>
                  </w:tcMar>
                </w:tcPr>
                <w:p w14:paraId="2B3C2A73" w14:textId="77777777" w:rsidR="00515951" w:rsidRPr="00846886" w:rsidRDefault="00515951" w:rsidP="00515951">
                  <w:pPr>
                    <w:pStyle w:val="Compact"/>
                    <w:rPr>
                      <w:ins w:id="358" w:author="Microsoft Office User" w:date="2024-12-18T12:00:00Z"/>
                      <w:rFonts w:cs="Times New Roman"/>
                      <w:sz w:val="18"/>
                      <w:szCs w:val="18"/>
                    </w:rPr>
                  </w:pPr>
                  <w:ins w:id="359" w:author="Microsoft Office User" w:date="2024-12-18T12:00:00Z">
                    <w:r w:rsidRPr="00846886">
                      <w:rPr>
                        <w:rFonts w:cs="Times New Roman"/>
                        <w:sz w:val="18"/>
                        <w:szCs w:val="18"/>
                      </w:rPr>
                      <w:t>Google Drive</w:t>
                    </w:r>
                  </w:ins>
                </w:p>
              </w:tc>
              <w:tc>
                <w:tcPr>
                  <w:tcW w:w="1170" w:type="dxa"/>
                  <w:tcBorders>
                    <w:bottom w:val="single" w:sz="4" w:space="0" w:color="auto"/>
                  </w:tcBorders>
                </w:tcPr>
                <w:p w14:paraId="3E3553B8" w14:textId="77777777" w:rsidR="00515951" w:rsidRPr="00846886" w:rsidRDefault="00515951" w:rsidP="00515951">
                  <w:pPr>
                    <w:pStyle w:val="Compact"/>
                    <w:rPr>
                      <w:ins w:id="360" w:author="Microsoft Office User" w:date="2024-12-18T12:00:00Z"/>
                      <w:rFonts w:cs="Times New Roman"/>
                      <w:sz w:val="18"/>
                      <w:szCs w:val="18"/>
                    </w:rPr>
                  </w:pPr>
                  <w:ins w:id="361" w:author="Microsoft Office User" w:date="2024-12-18T12:00:00Z">
                    <w:r w:rsidRPr="00846886">
                      <w:rPr>
                        <w:rFonts w:cs="Times New Roman"/>
                        <w:sz w:val="18"/>
                        <w:szCs w:val="18"/>
                      </w:rPr>
                      <w:t>−</w:t>
                    </w:r>
                  </w:ins>
                </w:p>
              </w:tc>
              <w:tc>
                <w:tcPr>
                  <w:tcW w:w="1350" w:type="dxa"/>
                  <w:tcBorders>
                    <w:bottom w:val="single" w:sz="4" w:space="0" w:color="auto"/>
                  </w:tcBorders>
                </w:tcPr>
                <w:p w14:paraId="1ED9A0CC" w14:textId="77777777" w:rsidR="00515951" w:rsidRPr="00846886" w:rsidRDefault="00515951" w:rsidP="00515951">
                  <w:pPr>
                    <w:pStyle w:val="Compact"/>
                    <w:rPr>
                      <w:ins w:id="362" w:author="Microsoft Office User" w:date="2024-12-18T12:00:00Z"/>
                      <w:rFonts w:cs="Times New Roman"/>
                      <w:sz w:val="18"/>
                      <w:szCs w:val="18"/>
                    </w:rPr>
                  </w:pPr>
                  <w:ins w:id="363" w:author="Microsoft Office User" w:date="2024-12-18T12:00:00Z">
                    <w:r w:rsidRPr="00846886">
                      <w:rPr>
                        <w:rFonts w:cs="Times New Roman"/>
                        <w:sz w:val="18"/>
                        <w:szCs w:val="18"/>
                      </w:rPr>
                      <w:t>−</w:t>
                    </w:r>
                  </w:ins>
                </w:p>
              </w:tc>
              <w:tc>
                <w:tcPr>
                  <w:tcW w:w="1440" w:type="dxa"/>
                  <w:tcBorders>
                    <w:bottom w:val="single" w:sz="4" w:space="0" w:color="auto"/>
                  </w:tcBorders>
                </w:tcPr>
                <w:p w14:paraId="1DFA7B9E" w14:textId="77777777" w:rsidR="00515951" w:rsidRPr="00846886" w:rsidRDefault="00515951" w:rsidP="00515951">
                  <w:pPr>
                    <w:pStyle w:val="Compact"/>
                    <w:rPr>
                      <w:ins w:id="364" w:author="Microsoft Office User" w:date="2024-12-18T12:00:00Z"/>
                      <w:rFonts w:cs="Times New Roman"/>
                      <w:sz w:val="18"/>
                      <w:szCs w:val="18"/>
                    </w:rPr>
                  </w:pPr>
                  <w:ins w:id="365" w:author="Microsoft Office User" w:date="2024-12-18T12:00:00Z">
                    <w:r w:rsidRPr="00846886">
                      <w:rPr>
                        <w:rFonts w:cs="Times New Roman"/>
                        <w:sz w:val="18"/>
                        <w:szCs w:val="18"/>
                      </w:rPr>
                      <w:t>−</w:t>
                    </w:r>
                  </w:ins>
                </w:p>
              </w:tc>
              <w:tc>
                <w:tcPr>
                  <w:tcW w:w="1530" w:type="dxa"/>
                  <w:tcBorders>
                    <w:bottom w:val="single" w:sz="4" w:space="0" w:color="auto"/>
                  </w:tcBorders>
                </w:tcPr>
                <w:p w14:paraId="2D651725" w14:textId="77777777" w:rsidR="00515951" w:rsidRPr="00846886" w:rsidRDefault="00515951" w:rsidP="00515951">
                  <w:pPr>
                    <w:pStyle w:val="Compact"/>
                    <w:rPr>
                      <w:ins w:id="366" w:author="Microsoft Office User" w:date="2024-12-18T12:00:00Z"/>
                      <w:rFonts w:cs="Times New Roman"/>
                      <w:sz w:val="18"/>
                      <w:szCs w:val="18"/>
                    </w:rPr>
                  </w:pPr>
                  <w:ins w:id="367" w:author="Microsoft Office User" w:date="2024-12-18T12:00:00Z">
                    <w:r w:rsidRPr="00846886">
                      <w:rPr>
                        <w:rFonts w:cs="Times New Roman"/>
                        <w:sz w:val="18"/>
                        <w:szCs w:val="18"/>
                      </w:rPr>
                      <w:t>Limited</w:t>
                    </w:r>
                  </w:ins>
                </w:p>
              </w:tc>
              <w:tc>
                <w:tcPr>
                  <w:tcW w:w="2069" w:type="dxa"/>
                  <w:tcBorders>
                    <w:bottom w:val="single" w:sz="4" w:space="0" w:color="auto"/>
                  </w:tcBorders>
                  <w:tcMar>
                    <w:left w:w="0" w:type="dxa"/>
                    <w:right w:w="0" w:type="dxa"/>
                  </w:tcMar>
                </w:tcPr>
                <w:p w14:paraId="1A35A981" w14:textId="77777777" w:rsidR="00515951" w:rsidRPr="00846886" w:rsidRDefault="00515951" w:rsidP="00515951">
                  <w:pPr>
                    <w:pStyle w:val="Compact"/>
                    <w:rPr>
                      <w:ins w:id="368" w:author="Microsoft Office User" w:date="2024-12-18T12:00:00Z"/>
                      <w:rFonts w:cs="Times New Roman"/>
                      <w:sz w:val="18"/>
                      <w:szCs w:val="18"/>
                    </w:rPr>
                  </w:pPr>
                  <w:ins w:id="369" w:author="Microsoft Office User" w:date="2024-12-18T12:00:00Z">
                    <w:r w:rsidRPr="00846886">
                      <w:rPr>
                        <w:rFonts w:cs="Times New Roman"/>
                        <w:sz w:val="18"/>
                        <w:szCs w:val="18"/>
                      </w:rPr>
                      <w:t>Basic file storage and sharing</w:t>
                    </w:r>
                  </w:ins>
                </w:p>
              </w:tc>
            </w:tr>
          </w:tbl>
          <w:p w14:paraId="0F896A22" w14:textId="77777777" w:rsidR="008E522E" w:rsidRDefault="008E522E">
            <w:pPr>
              <w:rPr>
                <w:ins w:id="370" w:author="Microsoft Office User" w:date="2024-12-18T12:00:00Z"/>
              </w:rPr>
            </w:pPr>
          </w:p>
        </w:tc>
      </w:tr>
    </w:tbl>
    <w:p w14:paraId="420DA8F2" w14:textId="77777777" w:rsidR="00036E9A" w:rsidRDefault="00036E9A">
      <w:pPr>
        <w:pStyle w:val="BodyText"/>
        <w:rPr>
          <w:ins w:id="371" w:author="Microsoft Office User" w:date="2024-12-18T12:00:00Z"/>
        </w:rPr>
      </w:pPr>
    </w:p>
    <w:p w14:paraId="50FCCEE9" w14:textId="4D86F252" w:rsidR="008E522E" w:rsidRDefault="00000000">
      <w:pPr>
        <w:pStyle w:val="BodyText"/>
      </w:pPr>
      <w:r>
        <w:t xml:space="preserve">To summarize, open </w:t>
      </w:r>
      <w:del w:id="372" w:author="Microsoft Office User" w:date="2024-12-18T12:00:00Z">
        <w:r>
          <w:delText>data is</w:delText>
        </w:r>
      </w:del>
      <w:ins w:id="373" w:author="Microsoft Office User" w:date="2024-12-18T12:00:00Z">
        <w:r>
          <w:t>materials are</w:t>
        </w:r>
      </w:ins>
      <w:r>
        <w:t xml:space="preserve"> important because </w:t>
      </w:r>
      <w:del w:id="374" w:author="Microsoft Office User" w:date="2024-12-18T12:00:00Z">
        <w:r>
          <w:delText>it facilitates</w:delText>
        </w:r>
      </w:del>
      <w:ins w:id="375" w:author="Microsoft Office User" w:date="2024-12-18T12:00:00Z">
        <w:r>
          <w:t>they facilitate</w:t>
        </w:r>
      </w:ins>
      <w:r>
        <w:t xml:space="preserve"> transparency, rigor, reproducibility, replication, accumulation of knowledge, and, importantly, </w:t>
      </w:r>
      <w:del w:id="376" w:author="Microsoft Office User" w:date="2024-12-18T12:00:00Z">
        <w:r>
          <w:delText>it makes</w:delText>
        </w:r>
      </w:del>
      <w:ins w:id="377" w:author="Microsoft Office User" w:date="2024-12-18T12:00:00Z">
        <w:r>
          <w:t>they make</w:t>
        </w:r>
      </w:ins>
      <w:r>
        <w:t xml:space="preserve"> participating in the scientific endeavor more inclusive. </w:t>
      </w:r>
      <w:del w:id="378" w:author="Microsoft Office User" w:date="2024-12-18T12:00:00Z">
        <w:r>
          <w:delText>Linguistics</w:delText>
        </w:r>
      </w:del>
      <w:ins w:id="379" w:author="Microsoft Office User" w:date="2024-12-18T12:00:00Z">
        <w:r>
          <w:t>According to some accounts, linguistics</w:t>
        </w:r>
      </w:ins>
      <w:r>
        <w:t>, in general, does not engage in open science practices</w:t>
      </w:r>
      <w:del w:id="380" w:author="Microsoft Office User" w:date="2024-12-18T12:00:00Z">
        <w:r>
          <w:delText xml:space="preserve"> (</w:delText>
        </w:r>
      </w:del>
      <w:ins w:id="381" w:author="Microsoft Office User" w:date="2024-12-18T12:00:00Z">
        <w:r>
          <w:t xml:space="preserve">, including sharing research materials (See </w:t>
        </w:r>
      </w:ins>
      <w:proofErr w:type="spellStart"/>
      <w:r>
        <w:t>Bochynska</w:t>
      </w:r>
      <w:proofErr w:type="spellEnd"/>
      <w:r>
        <w:t xml:space="preserve"> et al., 2023), </w:t>
      </w:r>
      <w:del w:id="382" w:author="Microsoft Office User" w:date="2024-12-18T12:00:00Z">
        <w:r>
          <w:delText>including sharing data.</w:delText>
        </w:r>
      </w:del>
      <w:ins w:id="383" w:author="Microsoft Office User" w:date="2024-12-18T12:00:00Z">
        <w:r>
          <w:t xml:space="preserve">though others characterize its participation in different terms. For instance, as stated in </w:t>
        </w:r>
        <w:proofErr w:type="spellStart"/>
        <w:r>
          <w:t>Berez-Kroeker</w:t>
        </w:r>
        <w:proofErr w:type="spellEnd"/>
        <w:r>
          <w:t xml:space="preserve"> et al. (2018) “Practitioners in different subfields ‘do transparency’ differently, and these practices could serve as models for an eventual amalgamated standard” (p. 9).</w:t>
        </w:r>
      </w:ins>
      <w:r>
        <w:t xml:space="preserve"> While linguistics does face legitimate, field-specific challenges</w:t>
      </w:r>
      <w:ins w:id="384" w:author="Microsoft Office User" w:date="2024-12-18T12:00:00Z">
        <w:r>
          <w:t xml:space="preserve"> related to non-WEIRD communities</w:t>
        </w:r>
      </w:ins>
      <w:r>
        <w:t>, ultimately</w:t>
      </w:r>
      <w:ins w:id="385" w:author="Microsoft Office User" w:date="2024-12-18T12:00:00Z">
        <w:r>
          <w:t>,</w:t>
        </w:r>
      </w:ins>
      <w:r>
        <w:t xml:space="preserve"> the benefits of open </w:t>
      </w:r>
      <w:del w:id="386" w:author="Microsoft Office User" w:date="2024-12-18T12:00:00Z">
        <w:r>
          <w:delText>data</w:delText>
        </w:r>
      </w:del>
      <w:ins w:id="387" w:author="Microsoft Office User" w:date="2024-12-18T12:00:00Z">
        <w:r>
          <w:t>materials</w:t>
        </w:r>
      </w:ins>
      <w:r>
        <w:t xml:space="preserve"> outnumber </w:t>
      </w:r>
      <w:ins w:id="388" w:author="Microsoft Office User" w:date="2024-12-18T12:00:00Z">
        <w:r>
          <w:t xml:space="preserve">many of </w:t>
        </w:r>
      </w:ins>
      <w:r>
        <w:t>these challenges</w:t>
      </w:r>
      <w:del w:id="389" w:author="Microsoft Office User" w:date="2024-12-18T12:00:00Z">
        <w:r>
          <w:delText>, and researchers</w:delText>
        </w:r>
      </w:del>
      <w:ins w:id="390" w:author="Microsoft Office User" w:date="2024-12-18T12:00:00Z">
        <w:r>
          <w:t>. Researchers</w:t>
        </w:r>
      </w:ins>
      <w:r>
        <w:t xml:space="preserve"> should take the stance to share what is </w:t>
      </w:r>
      <w:ins w:id="391" w:author="Microsoft Office User" w:date="2024-12-18T12:00:00Z">
        <w:r>
          <w:t xml:space="preserve">reasonable and </w:t>
        </w:r>
      </w:ins>
      <w:r>
        <w:t xml:space="preserve">ethically </w:t>
      </w:r>
      <w:del w:id="392" w:author="Microsoft Office User" w:date="2024-12-18T12:00:00Z">
        <w:r>
          <w:lastRenderedPageBreak/>
          <w:delText>reasonable</w:delText>
        </w:r>
      </w:del>
      <w:ins w:id="393" w:author="Microsoft Office User" w:date="2024-12-18T12:00:00Z">
        <w:r>
          <w:t>responsible all the while holding at the forefront the priorities of the individuals from which the materials are derived, especially regarding data from marginalized communities</w:t>
        </w:r>
      </w:ins>
      <w:r>
        <w:t>.</w:t>
      </w:r>
    </w:p>
    <w:p w14:paraId="0D9AA7AD" w14:textId="77777777" w:rsidR="008E522E" w:rsidRDefault="00000000">
      <w:pPr>
        <w:pStyle w:val="Heading1"/>
        <w:rPr>
          <w:ins w:id="394" w:author="Microsoft Office User" w:date="2024-12-18T12:00:00Z"/>
        </w:rPr>
      </w:pPr>
      <w:bookmarkStart w:id="395" w:name="workflow"/>
      <w:bookmarkEnd w:id="71"/>
      <w:bookmarkEnd w:id="125"/>
      <w:ins w:id="396" w:author="Microsoft Office User" w:date="2024-12-18T12:00:00Z">
        <w:r>
          <w:t>Workflow</w:t>
        </w:r>
      </w:ins>
    </w:p>
    <w:p w14:paraId="3D08204C" w14:textId="77777777" w:rsidR="009D0C80" w:rsidRDefault="00000000">
      <w:pPr>
        <w:pStyle w:val="Heading1"/>
        <w:rPr>
          <w:del w:id="397" w:author="Microsoft Office User" w:date="2024-12-18T12:00:00Z"/>
        </w:rPr>
      </w:pPr>
      <w:ins w:id="398" w:author="Microsoft Office User" w:date="2024-12-18T12:00:00Z">
        <w:r>
          <w:t>Having</w:t>
        </w:r>
      </w:ins>
      <w:bookmarkStart w:id="399" w:name="X86d878d9595b9fb6a0b84acee7de2c2c447eb35"/>
      <w:moveFromRangeStart w:id="400" w:author="Microsoft Office User" w:date="2024-12-18T12:00:00Z" w:name="move185415641"/>
      <w:moveFrom w:id="401" w:author="Microsoft Office User" w:date="2024-12-18T12:00:00Z">
        <w:r>
          <w:t>Reproducible code/projects</w:t>
        </w:r>
      </w:moveFrom>
      <w:moveFromRangeEnd w:id="400"/>
      <w:del w:id="402" w:author="Microsoft Office User" w:date="2024-12-18T12:00:00Z">
        <w:r>
          <w:delText xml:space="preserve"> and literate programming</w:delText>
        </w:r>
      </w:del>
    </w:p>
    <w:p w14:paraId="011F41F6" w14:textId="423CE123" w:rsidR="008E522E" w:rsidRDefault="00000000">
      <w:pPr>
        <w:pStyle w:val="FirstParagraph"/>
      </w:pPr>
      <w:del w:id="403" w:author="Microsoft Office User" w:date="2024-12-18T12:00:00Z">
        <w:r>
          <w:delText>As we have</w:delText>
        </w:r>
      </w:del>
      <w:r>
        <w:t xml:space="preserve"> seen</w:t>
      </w:r>
      <w:del w:id="404" w:author="Microsoft Office User" w:date="2024-12-18T12:00:00Z">
        <w:r>
          <w:delText>,</w:delText>
        </w:r>
      </w:del>
      <w:ins w:id="405" w:author="Microsoft Office User" w:date="2024-12-18T12:00:00Z">
        <w:r>
          <w:t xml:space="preserve"> the consequences from the</w:t>
        </w:r>
      </w:ins>
      <w:r>
        <w:t xml:space="preserve"> reproducibility </w:t>
      </w:r>
      <w:del w:id="406" w:author="Microsoft Office User" w:date="2024-12-18T12:00:00Z">
        <w:r>
          <w:delText>is now</w:delText>
        </w:r>
      </w:del>
      <w:ins w:id="407" w:author="Microsoft Office User" w:date="2024-12-18T12:00:00Z">
        <w:r>
          <w:t>crisis in other fields, reproducibility must be</w:t>
        </w:r>
      </w:ins>
      <w:r>
        <w:t xml:space="preserve"> a crucial aspect of any scientific study. Researchers must be able to provide a clear and transparent account of their findings, including the methods used to obtain them. Reproducibility can help to ensure that research results are valid, reliable, and can be used by others to build on existing knowledge. In this section, we explore the importance of reproducibility, what we know about it in the field of linguistics, and how researchers can make their code and projects more reproducible.</w:t>
      </w:r>
    </w:p>
    <w:p w14:paraId="273230FE" w14:textId="4865AC39" w:rsidR="008E522E" w:rsidRDefault="00000000">
      <w:pPr>
        <w:pStyle w:val="BodyText"/>
      </w:pPr>
      <w:r>
        <w:t xml:space="preserve">In general, reproducibility helps to increase the credibility of research findings and allows other researchers to verify and build on existing work. </w:t>
      </w:r>
      <w:del w:id="408" w:author="Microsoft Office User" w:date="2024-12-18T12:00:00Z">
        <w:r>
          <w:delText>At worst, a</w:delText>
        </w:r>
      </w:del>
      <w:ins w:id="409" w:author="Microsoft Office User" w:date="2024-12-18T12:00:00Z">
        <w:r>
          <w:t>A</w:t>
        </w:r>
      </w:ins>
      <w:r>
        <w:t xml:space="preserve"> lack of reproducibility can lead to </w:t>
      </w:r>
      <w:del w:id="410" w:author="Microsoft Office User" w:date="2024-12-18T12:00:00Z">
        <w:r>
          <w:delText xml:space="preserve">irreproducible results and </w:delText>
        </w:r>
      </w:del>
      <w:ins w:id="411" w:author="Microsoft Office User" w:date="2024-12-18T12:00:00Z">
        <w:r>
          <w:t xml:space="preserve">findings that cannot be replicated, resulting in </w:t>
        </w:r>
      </w:ins>
      <w:r>
        <w:t>wasted resources</w:t>
      </w:r>
      <w:del w:id="412" w:author="Microsoft Office User" w:date="2024-12-18T12:00:00Z">
        <w:r>
          <w:delText xml:space="preserve">. This can have serious implications for </w:delText>
        </w:r>
      </w:del>
      <w:ins w:id="413" w:author="Microsoft Office User" w:date="2024-12-18T12:00:00Z">
        <w:r>
          <w:t xml:space="preserve">, and, conceivably, downstream impacts on </w:t>
        </w:r>
      </w:ins>
      <w:r>
        <w:t xml:space="preserve">public health and policy decisions </w:t>
      </w:r>
      <w:del w:id="414" w:author="Microsoft Office User" w:date="2024-12-18T12:00:00Z">
        <w:r>
          <w:delText>based on research findings. In order</w:delText>
        </w:r>
      </w:del>
      <w:ins w:id="415" w:author="Microsoft Office User" w:date="2024-12-18T12:00:00Z">
        <w:r>
          <w:t>that are often grounded in funded research. For these reasons, among others, transparency in research methods are essential</w:t>
        </w:r>
      </w:ins>
      <w:r>
        <w:t xml:space="preserve"> to ensure reproducibility, </w:t>
      </w:r>
      <w:del w:id="416" w:author="Microsoft Office User" w:date="2024-12-18T12:00:00Z">
        <w:r>
          <w:delText>it is necessary to be transparent about the methods used in research. This</w:delText>
        </w:r>
      </w:del>
      <w:ins w:id="417" w:author="Microsoft Office User" w:date="2024-12-18T12:00:00Z">
        <w:r>
          <w:t>which</w:t>
        </w:r>
      </w:ins>
      <w:r>
        <w:t xml:space="preserve"> includes not only the data collection and analysis methods</w:t>
      </w:r>
      <w:ins w:id="418" w:author="Microsoft Office User" w:date="2024-12-18T12:00:00Z">
        <w:r>
          <w:t>,</w:t>
        </w:r>
      </w:ins>
      <w:r>
        <w:t xml:space="preserve"> but also the code used to conduct the analysis</w:t>
      </w:r>
      <w:ins w:id="419" w:author="Microsoft Office User" w:date="2024-12-18T12:00:00Z">
        <w:r>
          <w:t xml:space="preserve">. In linguistics there is increasing awareness of the importance of reproducibility and how a lack thereof could potentially impede advancements in linguistic theory and theories of language acquisition, in addition to having implications for education and language policy decisions based on research findings. </w:t>
        </w:r>
        <w:proofErr w:type="gramStart"/>
        <w:r>
          <w:t>As a consequence</w:t>
        </w:r>
        <w:proofErr w:type="gramEnd"/>
        <w:r>
          <w:t>, many investigators are showing heightened interest in safeguarding the reproducibility of their research</w:t>
        </w:r>
      </w:ins>
      <w:r>
        <w:t>.</w:t>
      </w:r>
    </w:p>
    <w:p w14:paraId="4B8E43B6" w14:textId="7F8CE989" w:rsidR="008E522E" w:rsidRDefault="00000000">
      <w:pPr>
        <w:pStyle w:val="Heading2"/>
        <w:rPr>
          <w:ins w:id="420" w:author="Microsoft Office User" w:date="2024-12-18T12:00:00Z"/>
        </w:rPr>
      </w:pPr>
      <w:bookmarkStart w:id="421" w:name="literate-programming"/>
      <w:del w:id="422" w:author="Microsoft Office User" w:date="2024-12-18T12:00:00Z">
        <w:r>
          <w:lastRenderedPageBreak/>
          <w:delText>In linguistics there is increasing awareness of the importance of reproducibility, and many researchers are beginning to take steps to improve the reproducibility of their research. There</w:delText>
        </w:r>
      </w:del>
      <w:ins w:id="423" w:author="Microsoft Office User" w:date="2024-12-18T12:00:00Z">
        <w:r>
          <w:t>Literate programming</w:t>
        </w:r>
      </w:ins>
    </w:p>
    <w:p w14:paraId="2BC86E61" w14:textId="6489BC32" w:rsidR="008E522E" w:rsidRDefault="00000000">
      <w:pPr>
        <w:pStyle w:val="FirstParagraph"/>
        <w:pPrChange w:id="424" w:author="Microsoft Office User" w:date="2024-12-18T12:00:00Z">
          <w:pPr>
            <w:pStyle w:val="BodyText"/>
          </w:pPr>
        </w:pPrChange>
      </w:pPr>
      <w:ins w:id="425" w:author="Microsoft Office User" w:date="2024-12-18T12:00:00Z">
        <w:r>
          <w:t>For quantitative research, there</w:t>
        </w:r>
      </w:ins>
      <w:r>
        <w:t xml:space="preserve"> are several steps that researchers can take to make their code and projects more reproducible. One approach is to create reports that document the research process by including descriptions of the data, the methods used to analyze the data, and the results.</w:t>
      </w:r>
      <w:del w:id="426" w:author="Microsoft Office User" w:date="2024-12-18T12:00:00Z">
        <w:r>
          <w:br/>
        </w:r>
      </w:del>
      <w:ins w:id="427" w:author="Microsoft Office User" w:date="2024-12-18T12:00:00Z">
        <w:r>
          <w:t xml:space="preserve"> </w:t>
        </w:r>
      </w:ins>
      <w:r>
        <w:t xml:space="preserve">This documentation can then be made publicly available and used by third parties to retrace the steps to reproduce the research findings. While better than nothing at all, a more complete approach includes the analysis code in the same document in which the very manuscript is written. This integration of analysis code and prose into a single, dynamic document is known as literate programming (Knuth, 1984, 1992). Under the hood, a series of macros and functions are used to tangle the code and prose of the document into a separate file, usually a word document or a pdf, which can then be submitted for publication. Literate programming reduces the likelihood of copy and paste errors that often occur when passing the results of a statistical analysis from the analysis software to the word processing program. If the analysis changes in any way, e.g., more data is included, a different analytic strategy is applied, etc., the document is retangled to update the output file. Currently there are several implementations of literate programming for research purposes, the most common of which are </w:t>
      </w:r>
      <w:del w:id="428" w:author="Microsoft Office User" w:date="2024-12-18T12:00:00Z">
        <w:r>
          <w:delText>R markdown</w:delText>
        </w:r>
      </w:del>
      <w:proofErr w:type="spellStart"/>
      <w:ins w:id="429" w:author="Microsoft Office User" w:date="2024-12-18T12:00:00Z">
        <w:r>
          <w:t>RMarkdown</w:t>
        </w:r>
      </w:ins>
      <w:proofErr w:type="spellEnd"/>
      <w:r>
        <w:t xml:space="preserve"> files </w:t>
      </w:r>
      <w:del w:id="430" w:author="Microsoft Office User" w:date="2024-12-18T12:00:00Z">
        <w:r>
          <w:delText>(</w:delText>
        </w:r>
      </w:del>
      <w:ins w:id="431" w:author="Microsoft Office User" w:date="2024-12-18T12:00:00Z">
        <w:r>
          <w:t>(.</w:t>
        </w:r>
      </w:ins>
      <w:proofErr w:type="spellStart"/>
      <w:r>
        <w:t>Rmd</w:t>
      </w:r>
      <w:proofErr w:type="spellEnd"/>
      <w:r>
        <w:t xml:space="preserve">) </w:t>
      </w:r>
      <w:del w:id="432" w:author="Microsoft Office User" w:date="2024-12-18T12:00:00Z">
        <w:r>
          <w:delText xml:space="preserve">and </w:delText>
        </w:r>
      </w:del>
      <w:r>
        <w:t xml:space="preserve">Quarto markdown files </w:t>
      </w:r>
      <w:del w:id="433" w:author="Microsoft Office User" w:date="2024-12-18T12:00:00Z">
        <w:r>
          <w:delText>(</w:delText>
        </w:r>
      </w:del>
      <w:proofErr w:type="gramStart"/>
      <w:ins w:id="434" w:author="Microsoft Office User" w:date="2024-12-18T12:00:00Z">
        <w:r>
          <w:t>(.</w:t>
        </w:r>
      </w:ins>
      <w:proofErr w:type="spellStart"/>
      <w:r>
        <w:t>qmd</w:t>
      </w:r>
      <w:proofErr w:type="spellEnd"/>
      <w:proofErr w:type="gramEnd"/>
      <w:del w:id="435" w:author="Microsoft Office User" w:date="2024-12-18T12:00:00Z">
        <w:r>
          <w:delText xml:space="preserve">). These formats use </w:delText>
        </w:r>
      </w:del>
      <w:ins w:id="436" w:author="Microsoft Office User" w:date="2024-12-18T12:00:00Z">
        <w:r>
          <w:t xml:space="preserve">), and </w:t>
        </w:r>
        <w:proofErr w:type="spellStart"/>
        <w:r>
          <w:t>Jupyter</w:t>
        </w:r>
        <w:proofErr w:type="spellEnd"/>
        <w:r>
          <w:t xml:space="preserve"> notebooks (.</w:t>
        </w:r>
        <w:proofErr w:type="spellStart"/>
        <w:r>
          <w:t>ipynb</w:t>
        </w:r>
        <w:proofErr w:type="spellEnd"/>
        <w:r>
          <w:t xml:space="preserve">). In </w:t>
        </w:r>
      </w:ins>
      <w:r>
        <w:t xml:space="preserve">the </w:t>
      </w:r>
      <w:ins w:id="437" w:author="Microsoft Office User" w:date="2024-12-18T12:00:00Z">
        <w:r>
          <w:t xml:space="preserve">case of the former two, </w:t>
        </w:r>
        <w:proofErr w:type="spellStart"/>
        <w:r>
          <w:t>RMarkdown</w:t>
        </w:r>
        <w:proofErr w:type="spellEnd"/>
        <w:r>
          <w:t xml:space="preserve"> and Quarto, the </w:t>
        </w:r>
      </w:ins>
      <w:r>
        <w:t xml:space="preserve">R package </w:t>
      </w:r>
      <w:proofErr w:type="spellStart"/>
      <w:r>
        <w:rPr>
          <w:rStyle w:val="VerbatimChar"/>
        </w:rPr>
        <w:t>knitr</w:t>
      </w:r>
      <w:proofErr w:type="spellEnd"/>
      <w:r>
        <w:t xml:space="preserve"> (</w:t>
      </w:r>
      <w:proofErr w:type="spellStart"/>
      <w:r>
        <w:t>Xie</w:t>
      </w:r>
      <w:proofErr w:type="spellEnd"/>
      <w:r>
        <w:t xml:space="preserve">, </w:t>
      </w:r>
      <w:del w:id="438" w:author="Microsoft Office User" w:date="2024-12-18T12:00:00Z">
        <w:r>
          <w:delText xml:space="preserve">2014, </w:delText>
        </w:r>
      </w:del>
      <w:r>
        <w:t xml:space="preserve">2015, 2023) </w:t>
      </w:r>
      <w:del w:id="439" w:author="Microsoft Office User" w:date="2024-12-18T12:00:00Z">
        <w:r>
          <w:delText>to tangle</w:delText>
        </w:r>
      </w:del>
      <w:ins w:id="440" w:author="Microsoft Office User" w:date="2024-12-18T12:00:00Z">
        <w:r>
          <w:t>tangles</w:t>
        </w:r>
      </w:ins>
      <w:r>
        <w:t xml:space="preserve"> (also “knit” or “render”) the output file. </w:t>
      </w:r>
      <w:del w:id="441" w:author="Microsoft Office User" w:date="2024-12-18T12:00:00Z">
        <w:r>
          <w:delText>In fact, the</w:delText>
        </w:r>
      </w:del>
      <w:proofErr w:type="spellStart"/>
      <w:ins w:id="442" w:author="Microsoft Office User" w:date="2024-12-18T12:00:00Z">
        <w:r>
          <w:t>Jupyter</w:t>
        </w:r>
        <w:proofErr w:type="spellEnd"/>
        <w:r>
          <w:t xml:space="preserve"> notebooks require a front-end web page and a back-end kernel. The</w:t>
        </w:r>
      </w:ins>
      <w:r>
        <w:t xml:space="preserve"> present manuscript was generated using literate programming </w:t>
      </w:r>
      <w:ins w:id="443" w:author="Microsoft Office User" w:date="2024-12-18T12:00:00Z">
        <w:r>
          <w:t xml:space="preserve">via Quarto </w:t>
        </w:r>
      </w:ins>
      <w:r>
        <w:t xml:space="preserve">and is available for download </w:t>
      </w:r>
      <w:del w:id="444" w:author="Microsoft Office User" w:date="2024-12-18T12:00:00Z">
        <w:r>
          <w:delText>here</w:delText>
        </w:r>
      </w:del>
      <w:ins w:id="445" w:author="Microsoft Office User" w:date="2024-12-18T12:00:00Z">
        <w:r>
          <w:t>on the Open Science Framework</w:t>
        </w:r>
      </w:ins>
      <w:r>
        <w:t xml:space="preserve">: </w:t>
      </w:r>
      <w:del w:id="446" w:author="Microsoft Office User" w:date="2024-12-18T12:00:00Z">
        <w:r>
          <w:fldChar w:fldCharType="begin"/>
        </w:r>
        <w:r>
          <w:delInstrText>HYPERLINK "https://osf.io/bsu2q/" \h</w:delInstrText>
        </w:r>
        <w:r>
          <w:fldChar w:fldCharType="separate"/>
        </w:r>
        <w:r>
          <w:rPr>
            <w:rStyle w:val="Hyperlink"/>
          </w:rPr>
          <w:delText>https://osf.io/bsu2q/</w:delText>
        </w:r>
        <w:r>
          <w:rPr>
            <w:rStyle w:val="Hyperlink"/>
          </w:rPr>
          <w:fldChar w:fldCharType="end"/>
        </w:r>
      </w:del>
      <w:ins w:id="447" w:author="Microsoft Office User" w:date="2024-12-18T12:00:00Z">
        <w:r>
          <w:fldChar w:fldCharType="begin"/>
        </w:r>
        <w:r>
          <w:instrText>HYPERLINK "https://osf.io/bsu2q/?view_only=68d1e41b327f4a28a9fcd0fc6537ecaf" \h</w:instrText>
        </w:r>
        <w:r>
          <w:fldChar w:fldCharType="separate"/>
        </w:r>
        <w:r>
          <w:rPr>
            <w:rStyle w:val="Hyperlink"/>
          </w:rPr>
          <w:t>https://osf.io/bsu2q/?view_only=68d1e41b327f4a28a9fcd0fc6537ecaf</w:t>
        </w:r>
        <w:r>
          <w:rPr>
            <w:rStyle w:val="Hyperlink"/>
          </w:rPr>
          <w:fldChar w:fldCharType="end"/>
        </w:r>
        <w:r>
          <w:t xml:space="preserve">. Additionally, a brief tutorial in R is available at </w:t>
        </w:r>
        <w:r>
          <w:fldChar w:fldCharType="begin"/>
        </w:r>
        <w:r>
          <w:instrText>HYPERLINK "https://fosil-project.github.io/posts/literate-programming/" \h</w:instrText>
        </w:r>
        <w:r>
          <w:fldChar w:fldCharType="separate"/>
        </w:r>
        <w:r>
          <w:rPr>
            <w:rStyle w:val="Hyperlink"/>
          </w:rPr>
          <w:t>https://fosil-project.github.io/posts/literate-programming/</w:t>
        </w:r>
        <w:r>
          <w:rPr>
            <w:rStyle w:val="Hyperlink"/>
          </w:rPr>
          <w:fldChar w:fldCharType="end"/>
        </w:r>
      </w:ins>
      <w:r>
        <w:t>.</w:t>
      </w:r>
    </w:p>
    <w:p w14:paraId="433F4585" w14:textId="77777777" w:rsidR="008E522E" w:rsidRDefault="00000000">
      <w:pPr>
        <w:pStyle w:val="Heading2"/>
        <w:rPr>
          <w:ins w:id="448" w:author="Microsoft Office User" w:date="2024-12-18T12:00:00Z"/>
        </w:rPr>
      </w:pPr>
      <w:bookmarkStart w:id="449" w:name="reproducible-codeprojects"/>
      <w:bookmarkEnd w:id="421"/>
      <w:moveToRangeStart w:id="450" w:author="Microsoft Office User" w:date="2024-12-18T12:00:00Z" w:name="move185415641"/>
      <w:moveTo w:id="451" w:author="Microsoft Office User" w:date="2024-12-18T12:00:00Z">
        <w:r>
          <w:lastRenderedPageBreak/>
          <w:t>Reproducible code/projects</w:t>
        </w:r>
      </w:moveTo>
      <w:moveToRangeEnd w:id="450"/>
    </w:p>
    <w:p w14:paraId="6D5AE7B0" w14:textId="1BEEF004" w:rsidR="008E522E" w:rsidRDefault="00000000">
      <w:pPr>
        <w:pStyle w:val="FirstParagraph"/>
        <w:pPrChange w:id="452" w:author="Microsoft Office User" w:date="2024-12-18T12:00:00Z">
          <w:pPr>
            <w:pStyle w:val="BodyText"/>
          </w:pPr>
        </w:pPrChange>
      </w:pPr>
      <w:r>
        <w:t xml:space="preserve">While the implementation of literate programming into a research workflow is ideal, the gold standard is to use literate, dynamic documents in conjunction with reproducible projects. These projects include all of the data, code, and documentation necessary to reproduce the research findings, not only in a single report, but rather in many reports and/or presentations, simultaneously. This approach makes it easier for others to reproduce research findings and build on previous work because it obviates the complications involved with user-specific file paths and differing operating systems. Ideally, if the project works on one user’s computer, it should work on any computer running the same software. </w:t>
      </w:r>
      <w:del w:id="453" w:author="Microsoft Office User" w:date="2024-12-18T12:00:00Z">
        <w:r>
          <w:delText>This allows a</w:delText>
        </w:r>
      </w:del>
      <w:ins w:id="454" w:author="Microsoft Office User" w:date="2024-12-18T12:00:00Z">
        <w:r>
          <w:t>In this sense, any</w:t>
        </w:r>
      </w:ins>
      <w:r>
        <w:t xml:space="preserve"> researcher </w:t>
      </w:r>
      <w:del w:id="455" w:author="Microsoft Office User" w:date="2024-12-18T12:00:00Z">
        <w:r>
          <w:delText>to</w:delText>
        </w:r>
      </w:del>
      <w:ins w:id="456" w:author="Microsoft Office User" w:date="2024-12-18T12:00:00Z">
        <w:r>
          <w:t>could theoretically</w:t>
        </w:r>
      </w:ins>
      <w:r>
        <w:t xml:space="preserve"> download an entire project and reproduce the analyses and reports at the click of a button. A popular choice for reproducible projects is the open source software Posit (formerly RStudio), which utilizes </w:t>
      </w:r>
      <w:r>
        <w:rPr>
          <w:rStyle w:val="VerbatimChar"/>
        </w:rPr>
        <w:t>.Rproj</w:t>
      </w:r>
      <w:r>
        <w:t xml:space="preserve"> files called RStudio projects. </w:t>
      </w:r>
      <w:del w:id="457" w:author="Microsoft Office User" w:date="2024-12-18T12:00:00Z">
        <w:r>
          <w:delText>Examples</w:delText>
        </w:r>
      </w:del>
      <w:ins w:id="458" w:author="Microsoft Office User" w:date="2024-12-18T12:00:00Z">
        <w:r>
          <w:t>Posit has recently released a new integrated development environment (IDE) called Positron that also works at the project-</w:t>
        </w:r>
        <w:proofErr w:type="gramStart"/>
        <w:r>
          <w:t>level, but</w:t>
        </w:r>
        <w:proofErr w:type="gramEnd"/>
        <w:r>
          <w:t xml:space="preserve"> has the added benefit of being relatively language-neutral. </w:t>
        </w:r>
        <w:proofErr w:type="gramStart"/>
        <w:r>
          <w:t>That is to say, one</w:t>
        </w:r>
        <w:proofErr w:type="gramEnd"/>
        <w:r>
          <w:t xml:space="preserve"> can use R, Python, Julia, Stan, and a number of other programming languages within a single IDE. More information and examples</w:t>
        </w:r>
      </w:ins>
      <w:r>
        <w:t xml:space="preserve"> of completed reproducible projects are available to the interested reader here: </w:t>
      </w:r>
      <w:r>
        <w:fldChar w:fldCharType="begin"/>
      </w:r>
      <w:r>
        <w:instrText>HYPERLINK "https://osf.io/un45x/" \h</w:instrText>
      </w:r>
      <w:r>
        <w:fldChar w:fldCharType="separate"/>
      </w:r>
      <w:r>
        <w:rPr>
          <w:rStyle w:val="Hyperlink"/>
        </w:rPr>
        <w:t>https://osf.io/un45x/</w:t>
      </w:r>
      <w:r>
        <w:rPr>
          <w:rStyle w:val="Hyperlink"/>
        </w:rPr>
        <w:fldChar w:fldCharType="end"/>
      </w:r>
      <w:del w:id="459" w:author="Microsoft Office User" w:date="2024-12-18T12:00:00Z">
        <w:r>
          <w:delText xml:space="preserve"> and</w:delText>
        </w:r>
      </w:del>
      <w:ins w:id="460" w:author="Microsoft Office User" w:date="2024-12-18T12:00:00Z">
        <w:r>
          <w:t>,</w:t>
        </w:r>
      </w:ins>
      <w:r>
        <w:t xml:space="preserve"> </w:t>
      </w:r>
      <w:r>
        <w:fldChar w:fldCharType="begin"/>
      </w:r>
      <w:r>
        <w:instrText>HYPERLINK "https://osf.io/cp9bs/" \h</w:instrText>
      </w:r>
      <w:r>
        <w:fldChar w:fldCharType="separate"/>
      </w:r>
      <w:r>
        <w:rPr>
          <w:rStyle w:val="Hyperlink"/>
        </w:rPr>
        <w:t>https://osf.io/cp9bs/</w:t>
      </w:r>
      <w:r>
        <w:rPr>
          <w:rStyle w:val="Hyperlink"/>
        </w:rPr>
        <w:fldChar w:fldCharType="end"/>
      </w:r>
      <w:del w:id="461" w:author="Microsoft Office User" w:date="2024-12-18T12:00:00Z">
        <w:r>
          <w:delText>.</w:delText>
        </w:r>
      </w:del>
      <w:ins w:id="462" w:author="Microsoft Office User" w:date="2024-12-18T12:00:00Z">
        <w:r>
          <w:t xml:space="preserve">, and </w:t>
        </w:r>
        <w:r>
          <w:fldChar w:fldCharType="begin"/>
        </w:r>
        <w:r>
          <w:instrText>HYPERLINK "https://fosil-project.github.io/posts/reproducible-code-projects/" \h</w:instrText>
        </w:r>
        <w:r>
          <w:fldChar w:fldCharType="separate"/>
        </w:r>
        <w:r>
          <w:rPr>
            <w:rStyle w:val="Hyperlink"/>
          </w:rPr>
          <w:t>https://fosil-project.github.io/posts/reproducible-code-projects/</w:t>
        </w:r>
        <w:r>
          <w:rPr>
            <w:rStyle w:val="Hyperlink"/>
          </w:rPr>
          <w:fldChar w:fldCharType="end"/>
        </w:r>
        <w:r>
          <w:t xml:space="preserve">. Additionally, the project files of the present work, including data, code, and markdown files, are publicly available on the OSF: </w:t>
        </w:r>
        <w:r>
          <w:fldChar w:fldCharType="begin"/>
        </w:r>
        <w:r>
          <w:instrText>HYPERLINK "https://osf.io/bsu2q/?view_only=68d1e41b327f4a28a9fcd0fc6537ecaf" \h</w:instrText>
        </w:r>
        <w:r>
          <w:fldChar w:fldCharType="separate"/>
        </w:r>
        <w:r>
          <w:rPr>
            <w:rStyle w:val="Hyperlink"/>
          </w:rPr>
          <w:t>https://osf.io/bsu2q/?view_only=68d1e41b327f4a28a9fcd0fc6537ecaf</w:t>
        </w:r>
        <w:r>
          <w:rPr>
            <w:rStyle w:val="Hyperlink"/>
          </w:rPr>
          <w:fldChar w:fldCharType="end"/>
        </w:r>
        <w:r>
          <w:t>.</w:t>
        </w:r>
      </w:ins>
    </w:p>
    <w:p w14:paraId="53774C1D" w14:textId="77777777" w:rsidR="008E522E" w:rsidRDefault="00000000">
      <w:pPr>
        <w:pStyle w:val="Heading2"/>
        <w:rPr>
          <w:ins w:id="463" w:author="Microsoft Office User" w:date="2024-12-18T12:00:00Z"/>
        </w:rPr>
      </w:pPr>
      <w:bookmarkStart w:id="464" w:name="shareable-computational-environments"/>
      <w:bookmarkEnd w:id="449"/>
      <w:ins w:id="465" w:author="Microsoft Office User" w:date="2024-12-18T12:00:00Z">
        <w:r>
          <w:t>Shareable computational environments</w:t>
        </w:r>
      </w:ins>
    </w:p>
    <w:p w14:paraId="22AFD412" w14:textId="4E8D62D4" w:rsidR="008E522E" w:rsidRDefault="00000000">
      <w:pPr>
        <w:pStyle w:val="FirstParagraph"/>
        <w:pPrChange w:id="466" w:author="Microsoft Office User" w:date="2024-12-18T12:00:00Z">
          <w:pPr>
            <w:pStyle w:val="BodyText"/>
          </w:pPr>
        </w:pPrChange>
      </w:pPr>
      <w:r>
        <w:t xml:space="preserve">Exciting, new technology that facilitates open science is coming out at a rapid pace. This is excellent news for anybody interested in learning the new tools, but also creates other issues, </w:t>
      </w:r>
      <w:r>
        <w:lastRenderedPageBreak/>
        <w:t xml:space="preserve">particularly with regard to outdated software. </w:t>
      </w:r>
      <w:ins w:id="467" w:author="Microsoft Office User" w:date="2024-12-18T12:00:00Z">
        <w:r>
          <w:t>There</w:t>
        </w:r>
      </w:ins>
      <w:moveToRangeStart w:id="468" w:author="Microsoft Office User" w:date="2024-12-18T12:00:00Z" w:name="move185415642"/>
      <w:moveTo w:id="469" w:author="Microsoft Office User" w:date="2024-12-18T12:00:00Z">
        <w:r>
          <w:t xml:space="preserve"> is no way to completely future-proof code or projects. Researchers must continually strive to maintain the reproducibility of their work. </w:t>
        </w:r>
      </w:moveTo>
      <w:moveToRangeEnd w:id="468"/>
      <w:ins w:id="470" w:author="Microsoft Office User" w:date="2024-12-18T12:00:00Z">
        <w:r>
          <w:t xml:space="preserve">This may imply updating code and documentation as needed, and, where feasible, testing projects on different operating systems to ensure that they can be run in different environments. </w:t>
        </w:r>
      </w:ins>
      <w:r>
        <w:t xml:space="preserve">Dependency management tools like </w:t>
      </w:r>
      <w:r>
        <w:rPr>
          <w:rStyle w:val="VerbatimChar"/>
        </w:rPr>
        <w:t>renv</w:t>
      </w:r>
      <w:r>
        <w:t xml:space="preserve"> (Ushey &amp; Wickham, 2023) and </w:t>
      </w:r>
      <w:r>
        <w:rPr>
          <w:rStyle w:val="VerbatimChar"/>
        </w:rPr>
        <w:t>targets</w:t>
      </w:r>
      <w:r>
        <w:t xml:space="preserve"> (Landau, 2021) can be helpful in future-proofing projects and ensuring reproducibility. These tools help to manage the dependencies that are necessary to run code by providing specific versions of the software used originally by the researchers. Computational reproducibility platforms like Binder</w:t>
      </w:r>
      <w:del w:id="471" w:author="Microsoft Office User" w:date="2024-12-18T12:00:00Z">
        <w:r>
          <w:delText xml:space="preserve"> and</w:delText>
        </w:r>
      </w:del>
      <w:ins w:id="472" w:author="Microsoft Office User" w:date="2024-12-18T12:00:00Z">
        <w:r>
          <w:t>,</w:t>
        </w:r>
      </w:ins>
      <w:r>
        <w:t xml:space="preserve"> Code Ocean</w:t>
      </w:r>
      <w:ins w:id="473" w:author="Microsoft Office User" w:date="2024-12-18T12:00:00Z">
        <w:r>
          <w:t>, and Nix</w:t>
        </w:r>
      </w:ins>
      <w:r>
        <w:t xml:space="preserve"> can also be used to create</w:t>
      </w:r>
      <w:ins w:id="474" w:author="Microsoft Office User" w:date="2024-12-18T12:00:00Z">
        <w:r>
          <w:t xml:space="preserve"> instances of</w:t>
        </w:r>
      </w:ins>
      <w:r>
        <w:t xml:space="preserve"> virtual environments in which projects can be reproduced online. Thus, these platforms allow researchers to share their code and data in ways that can be easily </w:t>
      </w:r>
      <w:del w:id="475" w:author="Microsoft Office User" w:date="2024-12-18T12:00:00Z">
        <w:r>
          <w:delText>replicated by anybody with an internet connection</w:delText>
        </w:r>
      </w:del>
      <w:ins w:id="476" w:author="Microsoft Office User" w:date="2024-12-18T12:00:00Z">
        <w:r>
          <w:t>reproduced by anybody with an internet connection. As an example, the present project is also available online in a stable Code Ocean container that captures the original computational environment: LINK TO BE PROVIDED AFTER PEER REVIEW. The interested reader is encouraged to re-run our code and re-render our files to further their understanding of how computational reproducibility platforms work in conjunction with literate programming</w:t>
        </w:r>
      </w:ins>
      <w:r>
        <w:t>.</w:t>
      </w:r>
    </w:p>
    <w:p w14:paraId="791A8D21" w14:textId="77777777" w:rsidR="009D0C80" w:rsidRDefault="00000000">
      <w:pPr>
        <w:pStyle w:val="BodyText"/>
        <w:rPr>
          <w:del w:id="477" w:author="Microsoft Office User" w:date="2024-12-18T12:00:00Z"/>
        </w:rPr>
      </w:pPr>
      <w:del w:id="478" w:author="Microsoft Office User" w:date="2024-12-18T12:00:00Z">
        <w:r>
          <w:delText>At this juncture it is important to note that there</w:delText>
        </w:r>
      </w:del>
      <w:moveFromRangeStart w:id="479" w:author="Microsoft Office User" w:date="2024-12-18T12:00:00Z" w:name="move185415642"/>
      <w:moveFrom w:id="480" w:author="Microsoft Office User" w:date="2024-12-18T12:00:00Z">
        <w:r>
          <w:t xml:space="preserve"> is no way to completely future-proof code or projects. Researchers must continually strive to maintain the reproducibility of their work. </w:t>
        </w:r>
      </w:moveFrom>
      <w:moveFromRangeEnd w:id="479"/>
      <w:del w:id="481" w:author="Microsoft Office User" w:date="2024-12-18T12:00:00Z">
        <w:r>
          <w:delText>This includes updating code and documentation as needed and testing projects on different operating systems to ensure that it can be run in different environments.</w:delText>
        </w:r>
      </w:del>
    </w:p>
    <w:p w14:paraId="4E6780B8" w14:textId="0AA51C82" w:rsidR="008E522E" w:rsidRDefault="00000000">
      <w:pPr>
        <w:pStyle w:val="BodyText"/>
      </w:pPr>
      <w:r>
        <w:t xml:space="preserve">Summarizing, reproducibility is a crucial aspect of scientific research. It helps to ensure that research findings are valid, reliable, and can be used by others to build on existing knowledge. In linguistics there is increasing awareness of the importance of reproducibility, and many researchers are taking steps to improve the transparency of their research. </w:t>
      </w:r>
      <w:ins w:id="482" w:author="Microsoft Office User" w:date="2024-12-18T12:00:00Z">
        <w:r>
          <w:t>Instances of shareable computational environments can make research projects available to anybody with an internet connection, independent of operating systems and software preferences.</w:t>
        </w:r>
        <w:r>
          <w:br/>
        </w:r>
      </w:ins>
      <w:r>
        <w:t xml:space="preserve">By creating dynamic reports using literate programming and integrating them into reproducible </w:t>
      </w:r>
      <w:r>
        <w:lastRenderedPageBreak/>
        <w:t>projects in conjunction with dependency management tools, linguists can make their projects more reproducible and accessible.</w:t>
      </w:r>
    </w:p>
    <w:bookmarkEnd w:id="399"/>
    <w:p w14:paraId="7B4361E4" w14:textId="77777777" w:rsidR="009D0C80" w:rsidRDefault="00000000">
      <w:pPr>
        <w:pStyle w:val="Heading1"/>
        <w:rPr>
          <w:del w:id="483" w:author="Microsoft Office User" w:date="2024-12-18T12:00:00Z"/>
        </w:rPr>
      </w:pPr>
      <w:del w:id="484" w:author="Microsoft Office User" w:date="2024-12-18T12:00:00Z">
        <w:r>
          <w:delText>Preregistration and registered reports</w:delText>
        </w:r>
      </w:del>
    </w:p>
    <w:p w14:paraId="73C1E5F0" w14:textId="77777777" w:rsidR="008E522E" w:rsidRDefault="00000000">
      <w:pPr>
        <w:pStyle w:val="Heading1"/>
        <w:rPr>
          <w:ins w:id="485" w:author="Microsoft Office User" w:date="2024-12-18T12:00:00Z"/>
        </w:rPr>
      </w:pPr>
      <w:bookmarkStart w:id="486" w:name="dissemination"/>
      <w:bookmarkEnd w:id="395"/>
      <w:bookmarkEnd w:id="464"/>
      <w:ins w:id="487" w:author="Microsoft Office User" w:date="2024-12-18T12:00:00Z">
        <w:r>
          <w:t>Dissemination</w:t>
        </w:r>
      </w:ins>
    </w:p>
    <w:p w14:paraId="709F12E2" w14:textId="4C5A7452" w:rsidR="008E522E" w:rsidRDefault="00000000">
      <w:pPr>
        <w:pStyle w:val="FirstParagraph"/>
      </w:pPr>
      <w:r>
        <w:t xml:space="preserve">In this section, we will </w:t>
      </w:r>
      <w:del w:id="488" w:author="Microsoft Office User" w:date="2024-12-18T12:00:00Z">
        <w:r>
          <w:delText xml:space="preserve">briefly </w:delText>
        </w:r>
      </w:del>
      <w:r>
        <w:t xml:space="preserve">consider </w:t>
      </w:r>
      <w:del w:id="489" w:author="Microsoft Office User" w:date="2024-12-18T12:00:00Z">
        <w:r>
          <w:delText>two</w:delText>
        </w:r>
      </w:del>
      <w:ins w:id="490" w:author="Microsoft Office User" w:date="2024-12-18T12:00:00Z">
        <w:r>
          <w:t>three</w:t>
        </w:r>
      </w:ins>
      <w:r>
        <w:t xml:space="preserve"> open science innovations that are making a profound impact on how academic research is conducted, evaluated, and, ultimately, disseminated to the public. These innovations, preregistrations</w:t>
      </w:r>
      <w:del w:id="491" w:author="Microsoft Office User" w:date="2024-12-18T12:00:00Z">
        <w:r>
          <w:delText xml:space="preserve"> and</w:delText>
        </w:r>
      </w:del>
      <w:ins w:id="492" w:author="Microsoft Office User" w:date="2024-12-18T12:00:00Z">
        <w:r>
          <w:t>,</w:t>
        </w:r>
      </w:ins>
      <w:r>
        <w:t xml:space="preserve"> registered reports</w:t>
      </w:r>
      <w:ins w:id="493" w:author="Microsoft Office User" w:date="2024-12-18T12:00:00Z">
        <w:r>
          <w:t>, and pre-prints</w:t>
        </w:r>
      </w:ins>
      <w:r>
        <w:t>, were designed with the goal of reducing QRPs and publication bias.</w:t>
      </w:r>
    </w:p>
    <w:p w14:paraId="21A45B1E" w14:textId="77777777" w:rsidR="008E522E" w:rsidRDefault="00000000">
      <w:pPr>
        <w:pStyle w:val="Heading2"/>
      </w:pPr>
      <w:bookmarkStart w:id="494" w:name="preregistration"/>
      <w:r>
        <w:t>Preregistration</w:t>
      </w:r>
    </w:p>
    <w:p w14:paraId="394860D8" w14:textId="452D5EDB" w:rsidR="008E522E" w:rsidRDefault="00000000">
      <w:pPr>
        <w:pStyle w:val="FirstParagraph"/>
      </w:pPr>
      <w:r>
        <w:t>A preregistration is a time-stamped document that provides comprehensive detail about a study, including, but not limited to, research questions, hypotheses, methodologies, and analytic strategies</w:t>
      </w:r>
      <w:del w:id="495" w:author="Microsoft Office User" w:date="2024-12-18T12:00:00Z">
        <w:r>
          <w:delText>.</w:delText>
        </w:r>
      </w:del>
      <w:ins w:id="496" w:author="Microsoft Office User" w:date="2024-12-18T12:00:00Z">
        <w:r>
          <w:t xml:space="preserve"> (Mellor &amp; </w:t>
        </w:r>
        <w:proofErr w:type="spellStart"/>
        <w:r>
          <w:t>Nosek</w:t>
        </w:r>
        <w:proofErr w:type="spellEnd"/>
        <w:r>
          <w:t>, 2018).</w:t>
        </w:r>
      </w:ins>
      <w:r>
        <w:t xml:space="preserve"> Preregistrations are written prior to data collection and do not undergo peer review. The depth of content detail within a preregistration spans a spectrum: in the simplest case, a preregistration can comprise merely a hypothesis or perhaps a brief description of the methods; on the other extreme, a detailed preregistration can include code, power analyses, participant exclusion criteria and beyond. In this section, we provide information regarding the various components of a preregistration, centering on their advantageous impact on linguistic research. Specifically, we focus on </w:t>
      </w:r>
      <w:r>
        <w:rPr>
          <w:i/>
          <w:iCs/>
        </w:rPr>
        <w:t>who</w:t>
      </w:r>
      <w:r>
        <w:t xml:space="preserve"> might want to consider preregistrations, </w:t>
      </w:r>
      <w:r>
        <w:rPr>
          <w:i/>
          <w:iCs/>
        </w:rPr>
        <w:t>why</w:t>
      </w:r>
      <w:r>
        <w:t xml:space="preserve"> they might want to do so, </w:t>
      </w:r>
      <w:r>
        <w:rPr>
          <w:i/>
          <w:iCs/>
        </w:rPr>
        <w:t>what</w:t>
      </w:r>
      <w:r>
        <w:t xml:space="preserve"> content they can include, and </w:t>
      </w:r>
      <w:r>
        <w:rPr>
          <w:i/>
          <w:iCs/>
        </w:rPr>
        <w:t>how</w:t>
      </w:r>
      <w:r>
        <w:t xml:space="preserve"> they can complete a preregistration for a linguistics research project.</w:t>
      </w:r>
    </w:p>
    <w:p w14:paraId="28B81B3B" w14:textId="33A6E164" w:rsidR="008E522E" w:rsidRDefault="00000000">
      <w:pPr>
        <w:pStyle w:val="BodyText"/>
      </w:pPr>
      <w:r>
        <w:t xml:space="preserve">Linguistic research is multifaceted and spans diverse areas such as </w:t>
      </w:r>
      <w:del w:id="497" w:author="Microsoft Office User" w:date="2024-12-18T12:00:00Z">
        <w:r>
          <w:delText xml:space="preserve">corpus analysis, </w:delText>
        </w:r>
      </w:del>
      <w:ins w:id="498" w:author="Microsoft Office User" w:date="2024-12-18T12:00:00Z">
        <w:r>
          <w:t xml:space="preserve">phonetics, phonology, syntax, morphology, sociolinguistics, natural language processing, and </w:t>
        </w:r>
      </w:ins>
      <w:r>
        <w:t xml:space="preserve">conversation/discourse analysis, </w:t>
      </w:r>
      <w:ins w:id="499" w:author="Microsoft Office User" w:date="2024-12-18T12:00:00Z">
        <w:r>
          <w:t xml:space="preserve">to name just a few. These areas range from purely theoretical to quantitative and </w:t>
        </w:r>
      </w:ins>
      <w:r>
        <w:t>experimental</w:t>
      </w:r>
      <w:del w:id="500" w:author="Microsoft Office User" w:date="2024-12-18T12:00:00Z">
        <w:r>
          <w:delText xml:space="preserve"> research, and more. However</w:delText>
        </w:r>
      </w:del>
      <w:ins w:id="501" w:author="Microsoft Office User" w:date="2024-12-18T12:00:00Z">
        <w:r>
          <w:t>, with many falling somewhere in between. Importantly</w:t>
        </w:r>
      </w:ins>
      <w:r>
        <w:t xml:space="preserve">, as highlighted by Roettger </w:t>
      </w:r>
      <w:r>
        <w:lastRenderedPageBreak/>
        <w:t>(2021a), researchers are human and humans have evolved to filter the world in irrational ways, which can lead to QRPs and other problems that may affect the replicability of published research. Preregistration emerged as a powerful instrument empowering linguists to bolster the trustworthiness and credibility of their inquiries by establishing a systematic and predefined methodology. We believe the practice of preregistration extends its benefits to researchers at all levels, including students and ECRs, senior academics, and professionals alike.</w:t>
      </w:r>
    </w:p>
    <w:p w14:paraId="39F97B54" w14:textId="52D230E9" w:rsidR="008E522E" w:rsidRDefault="00000000">
      <w:pPr>
        <w:pStyle w:val="BodyText"/>
      </w:pPr>
      <w:r>
        <w:t xml:space="preserve">Researchers face vital decisions while engaging in research, with inherent flexibility involved in the process of designing and </w:t>
      </w:r>
      <w:del w:id="502" w:author="Microsoft Office User" w:date="2024-12-18T12:00:00Z">
        <w:r>
          <w:delText>conducting experiments</w:delText>
        </w:r>
      </w:del>
      <w:ins w:id="503" w:author="Microsoft Office User" w:date="2024-12-18T12:00:00Z">
        <w:r>
          <w:t>carrying out projects</w:t>
        </w:r>
      </w:ins>
      <w:r>
        <w:t xml:space="preserve">, as well as </w:t>
      </w:r>
      <w:del w:id="504" w:author="Microsoft Office User" w:date="2024-12-18T12:00:00Z">
        <w:r>
          <w:delText>analyzing</w:delText>
        </w:r>
      </w:del>
      <w:ins w:id="505" w:author="Microsoft Office User" w:date="2024-12-18T12:00:00Z">
        <w:r>
          <w:t>in the analysis of the data and interpretation of</w:t>
        </w:r>
      </w:ins>
      <w:r>
        <w:t xml:space="preserve"> the results (Simmons, Nelson, &amp; Simonsohn, 2011). This type of flexibility, termed “researcher degrees of freedom”, can have serious down-stream consequences in quantitative research, particularly in linguistics</w:t>
      </w:r>
      <w:del w:id="506" w:author="Microsoft Office User" w:date="2024-12-18T12:00:00Z">
        <w:r>
          <w:delText xml:space="preserve"> (e.g., Coretta et al., 2023). For instance</w:delText>
        </w:r>
      </w:del>
      <w:ins w:id="507" w:author="Microsoft Office User" w:date="2024-12-18T12:00:00Z">
        <w:r>
          <w:t>. For instance, Coretta et al. (2023) provided the same speech-production data set to different research teams and asked them to answer the same research question. They found substantial variability in both the acoustic analyses and the analytic strategies, neither of which could be explained by analysts’ prior beliefs, expertise, or the perceived quality of their analyses. Crucially, these decisions, both acoustic and analytic, impacted the teams’ answers to the research question. To provide a simple example</w:t>
        </w:r>
      </w:ins>
      <w:r>
        <w:t xml:space="preserve">, a researcher studying lexical stress could concentrate on distinct acoustic cues typically associated with stress, i.e., pitch, duration, and intensity. Beyond selecting acoustic cues to measure, she must also select a domain for these measurements, such as the mid-point of stressed/unstressed syllables or an average value over the entirety of the syllable. </w:t>
      </w:r>
      <w:del w:id="508" w:author="Microsoft Office User" w:date="2024-12-18T12:00:00Z">
        <w:r>
          <w:delText>These choices</w:delText>
        </w:r>
      </w:del>
      <w:ins w:id="509" w:author="Microsoft Office User" w:date="2024-12-18T12:00:00Z">
        <w:r>
          <w:t>Choices such as these, i.e., the researcher degrees of freedom, can</w:t>
        </w:r>
      </w:ins>
      <w:r>
        <w:t xml:space="preserve"> wield significant influence on subsequent outcomes. Preregistration serves the purpose of meticulously documenting these choices </w:t>
      </w:r>
      <w:r>
        <w:rPr>
          <w:i/>
          <w:iCs/>
        </w:rPr>
        <w:t>a priori</w:t>
      </w:r>
      <w:r>
        <w:t xml:space="preserve">, thus acting as a deterrent against QRPs, like </w:t>
      </w:r>
      <w:proofErr w:type="spellStart"/>
      <w:r>
        <w:t>HARKing</w:t>
      </w:r>
      <w:proofErr w:type="spellEnd"/>
      <w:r>
        <w:t xml:space="preserve"> or p-hacking</w:t>
      </w:r>
      <w:del w:id="510" w:author="Microsoft Office User" w:date="2024-12-18T12:00:00Z">
        <w:r>
          <w:delText>.</w:delText>
        </w:r>
      </w:del>
      <w:ins w:id="511" w:author="Microsoft Office User" w:date="2024-12-18T12:00:00Z">
        <w:r>
          <w:t xml:space="preserve"> (</w:t>
        </w:r>
        <w:proofErr w:type="spellStart"/>
        <w:r>
          <w:t>Wicherts</w:t>
        </w:r>
        <w:proofErr w:type="spellEnd"/>
        <w:r>
          <w:t xml:space="preserve"> et al., 2016).</w:t>
        </w:r>
      </w:ins>
      <w:r>
        <w:t xml:space="preserve"> This is </w:t>
      </w:r>
      <w:r>
        <w:lastRenderedPageBreak/>
        <w:t>because the researcher establishes what decisions will be made, such as measurement choices and analytic strategies, before data collection commences. A benefit of including a high level of specificity in the preregistration is that is forces researchers to consider facets of their study that might usually be deferred to a later stage, e.g., specific statistical tests.</w:t>
      </w:r>
      <w:del w:id="512" w:author="Microsoft Office User" w:date="2024-12-18T12:00:00Z">
        <w:r>
          <w:br/>
        </w:r>
      </w:del>
      <w:ins w:id="513" w:author="Microsoft Office User" w:date="2024-12-18T12:00:00Z">
        <w:r>
          <w:t xml:space="preserve"> </w:t>
        </w:r>
      </w:ins>
      <w:r>
        <w:t>This proactive approach demands more initial time investment from the researcher, but also increases the likelihood of uncovering crucial flaws in the study design.</w:t>
      </w:r>
    </w:p>
    <w:p w14:paraId="32FD17A3" w14:textId="77777777" w:rsidR="008E522E" w:rsidRDefault="00000000">
      <w:pPr>
        <w:pStyle w:val="BodyText"/>
      </w:pPr>
      <w:r>
        <w:t xml:space="preserve">The scope of preregistration extends to any facet of research deemed worthy of temporal documentation preceding the initiation of the study. The essential components often include research questions/hypotheses, methodological framework, and analytic approaches. The specific elements that will comprise a preregistration can be considerably diverse, as they will depend on the specific domain within linguistics and the nuanced nature of the study in question. Consider, for instance, a psycholinguist conducting a self-paced reading study. In this context, the focus of the preregistration might include the formulation of hypotheses, as well as a complete description of the experimental paradigm. Additionally, the researcher may include a characterization of participant demographics, recruitment strategies, sample size considerations, independent variable manipulations, data transformations, and analytic strategies to test hypotheses. Importantly, not </w:t>
      </w:r>
      <w:proofErr w:type="gramStart"/>
      <w:r>
        <w:t>all of</w:t>
      </w:r>
      <w:proofErr w:type="gramEnd"/>
      <w:r>
        <w:t xml:space="preserve"> the aforementioned components are equally prioritized in all preregistrations.</w:t>
      </w:r>
      <w:ins w:id="514" w:author="Microsoft Office User" w:date="2024-12-18T12:00:00Z">
        <w:r>
          <w:t xml:space="preserve"> In sum, one can preregister any aspect of their research that they deem worthy of documenting </w:t>
        </w:r>
        <w:r>
          <w:rPr>
            <w:i/>
            <w:iCs/>
          </w:rPr>
          <w:t>a priori</w:t>
        </w:r>
        <w:r>
          <w:t>.</w:t>
        </w:r>
      </w:ins>
    </w:p>
    <w:p w14:paraId="3280A50D" w14:textId="1908F3B4" w:rsidR="008E522E" w:rsidRDefault="00000000">
      <w:pPr>
        <w:pStyle w:val="BodyText"/>
        <w:rPr>
          <w:ins w:id="515" w:author="Microsoft Office User" w:date="2024-12-18T12:00:00Z"/>
        </w:rPr>
      </w:pPr>
      <w:r>
        <w:t>It is important to acknowledge that</w:t>
      </w:r>
      <w:ins w:id="516" w:author="Microsoft Office User" w:date="2024-12-18T12:00:00Z">
        <w:r>
          <w:t xml:space="preserve"> in many cases</w:t>
        </w:r>
      </w:ins>
      <w:r>
        <w:t xml:space="preserve"> incorporating the entirety of these components into a preregistration represents a formidable challenge, as it front loads large portions of work that often take place after a study has begun, e.g., determining sample size, statistical models, etc. In such instances, researchers are encouraged to commence with elements </w:t>
      </w:r>
      <w:r>
        <w:lastRenderedPageBreak/>
        <w:t xml:space="preserve">they perceive as most valuable to their study. Many concerns about preregistration revolve around the potential burden of ‘extra work’. Conversely, preregistration is intended to streamline the workflow, fostering efficiency both in the short term and the long </w:t>
      </w:r>
      <w:del w:id="517" w:author="Microsoft Office User" w:date="2024-12-18T12:00:00Z">
        <w:r>
          <w:delText>run</w:delText>
        </w:r>
      </w:del>
      <w:ins w:id="518" w:author="Microsoft Office User" w:date="2024-12-18T12:00:00Z">
        <w:r>
          <w:t>term</w:t>
        </w:r>
      </w:ins>
      <w:r>
        <w:t>, as it provides the researcher with complete control over the level of detail she chooses to include. The depth of preregistration directly correlates with the effort invested; the more comprehensive the preregistration, the greater the initial workload, leading to reduced effort in subsequent stages.</w:t>
      </w:r>
      <w:del w:id="519" w:author="Microsoft Office User" w:date="2024-12-18T12:00:00Z">
        <w:r>
          <w:delText xml:space="preserve">  We provide</w:delText>
        </w:r>
      </w:del>
    </w:p>
    <w:p w14:paraId="0C48BF97" w14:textId="6BC9E61D" w:rsidR="008E522E" w:rsidRDefault="00000000">
      <w:pPr>
        <w:pStyle w:val="BodyText"/>
      </w:pPr>
      <w:ins w:id="520" w:author="Microsoft Office User" w:date="2024-12-18T12:00:00Z">
        <w:r>
          <w:t>The Open Science Framework allows researchers to preregister a study.</w:t>
        </w:r>
        <w:r>
          <w:rPr>
            <w:rStyle w:val="FootnoteReference"/>
          </w:rPr>
          <w:footnoteReference w:id="6"/>
        </w:r>
        <w:r>
          <w:t xml:space="preserve"> Since its inception, the amount of preregistrations has grown each year (See </w:t>
        </w:r>
        <w:r>
          <w:fldChar w:fldCharType="begin"/>
        </w:r>
        <w:r>
          <w:instrText>HYPERLINK \l "fig-pr" \h</w:instrText>
        </w:r>
        <w:r>
          <w:fldChar w:fldCharType="separate"/>
        </w:r>
        <w:r>
          <w:rPr>
            <w:rStyle w:val="Hyperlink"/>
          </w:rPr>
          <w:t>Figure 2</w:t>
        </w:r>
        <w:r>
          <w:rPr>
            <w:rStyle w:val="Hyperlink"/>
          </w:rPr>
          <w:fldChar w:fldCharType="end"/>
        </w:r>
        <w:r>
          <w:t xml:space="preserve">, left panel) and the cumulative number of registrations totals over 163,253 at the time of writing this text (See </w:t>
        </w:r>
        <w:r>
          <w:fldChar w:fldCharType="begin"/>
        </w:r>
        <w:r>
          <w:instrText>HYPERLINK \l "fig-pr" \h</w:instrText>
        </w:r>
        <w:r>
          <w:fldChar w:fldCharType="separate"/>
        </w:r>
        <w:r>
          <w:rPr>
            <w:rStyle w:val="Hyperlink"/>
          </w:rPr>
          <w:t>Figure 2</w:t>
        </w:r>
        <w:r>
          <w:rPr>
            <w:rStyle w:val="Hyperlink"/>
          </w:rPr>
          <w:fldChar w:fldCharType="end"/>
        </w:r>
        <w:r>
          <w:t>, right panel). We provide useful guides and</w:t>
        </w:r>
      </w:ins>
      <w:r>
        <w:t xml:space="preserve"> examples of preregistrations at the following links: </w:t>
      </w:r>
      <w:hyperlink r:id="rId12">
        <w:r>
          <w:rPr>
            <w:rStyle w:val="Hyperlink"/>
          </w:rPr>
          <w:t>https://osf.io/nprgz</w:t>
        </w:r>
      </w:hyperlink>
      <w:del w:id="522" w:author="Microsoft Office User" w:date="2024-12-18T12:00:00Z">
        <w:r>
          <w:delText xml:space="preserve"> and</w:delText>
        </w:r>
      </w:del>
      <w:ins w:id="523" w:author="Microsoft Office User" w:date="2024-12-18T12:00:00Z">
        <w:r>
          <w:t>,</w:t>
        </w:r>
      </w:ins>
      <w:r>
        <w:t xml:space="preserve"> </w:t>
      </w:r>
      <w:hyperlink r:id="rId13">
        <w:r>
          <w:rPr>
            <w:rStyle w:val="Hyperlink"/>
          </w:rPr>
          <w:t>https://osf.io/qvjzy</w:t>
        </w:r>
      </w:hyperlink>
      <w:del w:id="524" w:author="Microsoft Office User" w:date="2024-12-18T12:00:00Z">
        <w:r>
          <w:delText>.</w:delText>
        </w:r>
      </w:del>
      <w:ins w:id="525" w:author="Microsoft Office User" w:date="2024-12-18T12:00:00Z">
        <w:r>
          <w:t xml:space="preserve">, and </w:t>
        </w:r>
        <w:r>
          <w:fldChar w:fldCharType="begin"/>
        </w:r>
        <w:r>
          <w:instrText>HYPERLINK "https://fosil-project.github.io/posts/preregistration/" \h</w:instrText>
        </w:r>
        <w:r>
          <w:fldChar w:fldCharType="separate"/>
        </w:r>
        <w:r>
          <w:rPr>
            <w:rStyle w:val="Hyperlink"/>
          </w:rPr>
          <w:t>https://fosil-project.github.io/posts/preregistration/</w:t>
        </w:r>
        <w:r>
          <w:rPr>
            <w:rStyle w:val="Hyperlink"/>
          </w:rPr>
          <w:fldChar w:fldCharType="end"/>
        </w:r>
        <w:r>
          <w:t>.</w:t>
        </w:r>
      </w:ins>
    </w:p>
    <w:p w14:paraId="08F0DED5" w14:textId="77777777" w:rsidR="001C5760" w:rsidRDefault="001C5760">
      <w:pPr>
        <w:pStyle w:val="BodyText"/>
        <w:rPr>
          <w:ins w:id="526" w:author="Microsoft Office User" w:date="2024-12-18T12:00:00Z"/>
        </w:rPr>
      </w:pPr>
    </w:p>
    <w:tbl>
      <w:tblPr>
        <w:tblStyle w:val="Table"/>
        <w:tblW w:w="5000" w:type="pct"/>
        <w:tblLayout w:type="fixed"/>
        <w:tblLook w:val="0000" w:firstRow="0" w:lastRow="0" w:firstColumn="0" w:lastColumn="0" w:noHBand="0" w:noVBand="0"/>
      </w:tblPr>
      <w:tblGrid>
        <w:gridCol w:w="9360"/>
      </w:tblGrid>
      <w:tr w:rsidR="008E522E" w14:paraId="3E6DE4E3" w14:textId="77777777">
        <w:trPr>
          <w:ins w:id="527" w:author="Microsoft Office User" w:date="2024-12-18T12:00:00Z"/>
        </w:trPr>
        <w:tc>
          <w:tcPr>
            <w:tcW w:w="7920" w:type="dxa"/>
          </w:tcPr>
          <w:p w14:paraId="5DEAAB7E" w14:textId="77777777" w:rsidR="008E522E" w:rsidRDefault="00000000">
            <w:pPr>
              <w:pStyle w:val="Compact"/>
              <w:jc w:val="center"/>
              <w:rPr>
                <w:ins w:id="528" w:author="Microsoft Office User" w:date="2024-12-18T12:00:00Z"/>
              </w:rPr>
            </w:pPr>
            <w:bookmarkStart w:id="529" w:name="fig-pr"/>
            <w:ins w:id="530" w:author="Microsoft Office User" w:date="2024-12-18T12:00:00Z">
              <w:r>
                <w:rPr>
                  <w:noProof/>
                </w:rPr>
                <w:drawing>
                  <wp:inline distT="0" distB="0" distL="0" distR="0" wp14:anchorId="1D235C45" wp14:editId="7097726B">
                    <wp:extent cx="5943600" cy="2674620"/>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figs/preregistration/fig-pr-1.png"/>
                            <pic:cNvPicPr>
                              <a:picLocks noChangeAspect="1" noChangeArrowheads="1"/>
                            </pic:cNvPicPr>
                          </pic:nvPicPr>
                          <pic:blipFill>
                            <a:blip r:embed="rId14"/>
                            <a:stretch>
                              <a:fillRect/>
                            </a:stretch>
                          </pic:blipFill>
                          <pic:spPr bwMode="auto">
                            <a:xfrm>
                              <a:off x="0" y="0"/>
                              <a:ext cx="5943600" cy="2674620"/>
                            </a:xfrm>
                            <a:prstGeom prst="rect">
                              <a:avLst/>
                            </a:prstGeom>
                            <a:noFill/>
                            <a:ln w="9525">
                              <a:noFill/>
                              <a:headEnd/>
                              <a:tailEnd/>
                            </a:ln>
                          </pic:spPr>
                        </pic:pic>
                      </a:graphicData>
                    </a:graphic>
                  </wp:inline>
                </w:drawing>
              </w:r>
            </w:ins>
          </w:p>
          <w:p w14:paraId="0EC1DDFD" w14:textId="77777777" w:rsidR="008E522E" w:rsidRDefault="00000000">
            <w:pPr>
              <w:pStyle w:val="ImageCaption"/>
              <w:spacing w:before="200"/>
              <w:rPr>
                <w:ins w:id="531" w:author="Microsoft Office User" w:date="2024-12-18T12:00:00Z"/>
              </w:rPr>
            </w:pPr>
            <w:ins w:id="532" w:author="Microsoft Office User" w:date="2024-12-18T12:00:00Z">
              <w:r>
                <w:t xml:space="preserve">Figure 2: Preregistrations on the Open Science Framework. The left panel plots </w:t>
              </w:r>
              <w:proofErr w:type="spellStart"/>
              <w:r>
                <w:t>pregistrations</w:t>
              </w:r>
              <w:proofErr w:type="spellEnd"/>
              <w:r>
                <w:t xml:space="preserve"> as a function of year. The right panel plots cumulative preregistrations since 2011. Data scraped </w:t>
              </w:r>
              <w:r>
                <w:lastRenderedPageBreak/>
                <w:t xml:space="preserve">from </w:t>
              </w:r>
              <w:r>
                <w:fldChar w:fldCharType="begin"/>
              </w:r>
              <w:r>
                <w:instrText>HYPERLINK "https://osf.io/search" \h</w:instrText>
              </w:r>
              <w:r>
                <w:fldChar w:fldCharType="separate"/>
              </w:r>
              <w:r>
                <w:rPr>
                  <w:rStyle w:val="Hyperlink"/>
                </w:rPr>
                <w:t>https://osf.io/search</w:t>
              </w:r>
              <w:r>
                <w:rPr>
                  <w:rStyle w:val="Hyperlink"/>
                </w:rPr>
                <w:fldChar w:fldCharType="end"/>
              </w:r>
              <w:r>
                <w:t xml:space="preserve"> on 12-12-2024.</w:t>
              </w:r>
            </w:ins>
          </w:p>
        </w:tc>
        <w:bookmarkEnd w:id="529"/>
      </w:tr>
    </w:tbl>
    <w:p w14:paraId="18F2B83A" w14:textId="77777777" w:rsidR="008E522E" w:rsidRDefault="00000000">
      <w:pPr>
        <w:pStyle w:val="Heading2"/>
      </w:pPr>
      <w:bookmarkStart w:id="533" w:name="registered-reports"/>
      <w:bookmarkEnd w:id="494"/>
      <w:r>
        <w:lastRenderedPageBreak/>
        <w:t>Registered reports</w:t>
      </w:r>
    </w:p>
    <w:p w14:paraId="329241CB" w14:textId="49C92139" w:rsidR="008E522E" w:rsidRDefault="00000000">
      <w:pPr>
        <w:pStyle w:val="FirstParagraph"/>
      </w:pPr>
      <w:r>
        <w:t xml:space="preserve">The reproducibility crisis has drawn attention to the shortcomings of the traditional model of publishing scientific research. In the current model, researchers generate hypotheses, design studies, collect </w:t>
      </w:r>
      <w:del w:id="534" w:author="Microsoft Office User" w:date="2024-12-18T12:00:00Z">
        <w:r>
          <w:delText>data,</w:delText>
        </w:r>
      </w:del>
      <w:ins w:id="535" w:author="Microsoft Office User" w:date="2024-12-18T12:00:00Z">
        <w:r>
          <w:t>and</w:t>
        </w:r>
      </w:ins>
      <w:r>
        <w:t xml:space="preserve"> analyze data, interpret results, and submit their findings for publication. However, this model has been criticized for lending itself to QRPs, such as p-hacking and </w:t>
      </w:r>
      <w:del w:id="536" w:author="Microsoft Office User" w:date="2024-12-18T12:00:00Z">
        <w:r>
          <w:delText>harking</w:delText>
        </w:r>
      </w:del>
      <w:proofErr w:type="spellStart"/>
      <w:ins w:id="537" w:author="Microsoft Office User" w:date="2024-12-18T12:00:00Z">
        <w:r>
          <w:t>HARKing</w:t>
        </w:r>
      </w:ins>
      <w:proofErr w:type="spellEnd"/>
      <w:r>
        <w:t>, which can result in publication bias.</w:t>
      </w:r>
    </w:p>
    <w:p w14:paraId="2FF2CF7B" w14:textId="2CA99937" w:rsidR="008E522E" w:rsidRDefault="00000000">
      <w:pPr>
        <w:pStyle w:val="BodyText"/>
      </w:pPr>
      <w:r>
        <w:t xml:space="preserve">To address these issues, researchers have attempted various reforms, such as meta-analysis and preregistration. Meta-analysis is a </w:t>
      </w:r>
      <w:del w:id="538" w:author="Microsoft Office User" w:date="2024-12-18T12:00:00Z">
        <w:r>
          <w:delText>statistical</w:delText>
        </w:r>
      </w:del>
      <w:ins w:id="539" w:author="Microsoft Office User" w:date="2024-12-18T12:00:00Z">
        <w:r>
          <w:t>analytic</w:t>
        </w:r>
      </w:ins>
      <w:r>
        <w:t xml:space="preserve"> technique that combines the results of multiple studies to increase the </w:t>
      </w:r>
      <w:ins w:id="540" w:author="Microsoft Office User" w:date="2024-12-18T12:00:00Z">
        <w:r>
          <w:t xml:space="preserve">statistical </w:t>
        </w:r>
      </w:ins>
      <w:r>
        <w:t>power</w:t>
      </w:r>
      <w:del w:id="541" w:author="Microsoft Office User" w:date="2024-12-18T12:00:00Z">
        <w:r>
          <w:delText xml:space="preserve"> of analysis</w:delText>
        </w:r>
      </w:del>
      <w:r>
        <w:t>. Preregistration, as we have seen, involves publicly registering a study’s design and methods before collecting data, to mitigate QRPs. Registered reports (RRs) represent a new publication model that conceptually combines preregistration with peer review</w:t>
      </w:r>
      <w:del w:id="542" w:author="Microsoft Office User" w:date="2024-12-18T12:00:00Z">
        <w:r>
          <w:delText>.</w:delText>
        </w:r>
      </w:del>
      <w:ins w:id="543" w:author="Microsoft Office User" w:date="2024-12-18T12:00:00Z">
        <w:r>
          <w:t xml:space="preserve"> (</w:t>
        </w:r>
        <w:proofErr w:type="spellStart"/>
        <w:r>
          <w:t>Nosek</w:t>
        </w:r>
        <w:proofErr w:type="spellEnd"/>
        <w:r>
          <w:t xml:space="preserve"> &amp; </w:t>
        </w:r>
        <w:proofErr w:type="spellStart"/>
        <w:r>
          <w:t>Lakens</w:t>
        </w:r>
        <w:proofErr w:type="spellEnd"/>
        <w:r>
          <w:t>, 2014). Preregistration is often confused with RRs, but they differ in that preregistration is a separate step that occurs before the traditional publishing pipeline, whereas RR is integrated into the publishing process.</w:t>
        </w:r>
      </w:ins>
      <w:r>
        <w:t xml:space="preserve"> In this model, researchers submit a detailed proposal of their study, including their hypotheses, methods, and analyses, for review before data collection. If the proposal is accepted, the study is guaranteed publication, regardless of the results. This incentivizes rigorous methodology and reduces QRPs, as researchers cannot manipulate their analyses to obtain significant results. </w:t>
      </w:r>
      <w:r>
        <w:fldChar w:fldCharType="begin"/>
      </w:r>
      <w:r>
        <w:instrText>HYPERLINK \l "fig-dissemination-cycle" \h</w:instrText>
      </w:r>
      <w:r>
        <w:fldChar w:fldCharType="separate"/>
      </w:r>
      <w:r>
        <w:rPr>
          <w:rStyle w:val="Hyperlink"/>
        </w:rPr>
        <w:t>Figure </w:t>
      </w:r>
      <w:del w:id="544" w:author="Microsoft Office User" w:date="2024-12-18T12:00:00Z">
        <w:r>
          <w:rPr>
            <w:rStyle w:val="Hyperlink"/>
          </w:rPr>
          <w:delText>2</w:delText>
        </w:r>
      </w:del>
      <w:ins w:id="545" w:author="Microsoft Office User" w:date="2024-12-18T12:00:00Z">
        <w:r>
          <w:rPr>
            <w:rStyle w:val="Hyperlink"/>
          </w:rPr>
          <w:t>3</w:t>
        </w:r>
      </w:ins>
      <w:r>
        <w:rPr>
          <w:rStyle w:val="Hyperlink"/>
        </w:rPr>
        <w:fldChar w:fldCharType="end"/>
      </w:r>
      <w:r>
        <w:t xml:space="preserve"> provides a side-by-side comparison of the standard publishing model and RRs.</w:t>
      </w:r>
    </w:p>
    <w:tbl>
      <w:tblPr>
        <w:tblStyle w:val="Table"/>
        <w:tblW w:w="5000" w:type="pct"/>
        <w:tblLayout w:type="fixed"/>
        <w:tblLook w:val="0000" w:firstRow="0" w:lastRow="0" w:firstColumn="0" w:lastColumn="0" w:noHBand="0" w:noVBand="0"/>
        <w:tblPrChange w:id="546" w:author="Microsoft Office User" w:date="2024-12-18T12:00:00Z">
          <w:tblPr>
            <w:tblStyle w:val="Table"/>
            <w:tblW w:w="5000" w:type="pct"/>
            <w:tblLook w:val="0000" w:firstRow="0" w:lastRow="0" w:firstColumn="0" w:lastColumn="0" w:noHBand="0" w:noVBand="0"/>
          </w:tblPr>
        </w:tblPrChange>
      </w:tblPr>
      <w:tblGrid>
        <w:gridCol w:w="9360"/>
        <w:tblGridChange w:id="547">
          <w:tblGrid>
            <w:gridCol w:w="9576"/>
          </w:tblGrid>
        </w:tblGridChange>
      </w:tblGrid>
      <w:tr w:rsidR="008E522E" w14:paraId="078EF4D4" w14:textId="77777777">
        <w:tc>
          <w:tcPr>
            <w:tcW w:w="7920" w:type="dxa"/>
            <w:tcPrChange w:id="548" w:author="Microsoft Office User" w:date="2024-12-18T12:00:00Z">
              <w:tcPr>
                <w:tcW w:w="0" w:type="auto"/>
              </w:tcPr>
            </w:tcPrChange>
          </w:tcPr>
          <w:p w14:paraId="0167ABB3" w14:textId="77777777" w:rsidR="009D0C80" w:rsidRDefault="00000000">
            <w:pPr>
              <w:jc w:val="center"/>
              <w:rPr>
                <w:del w:id="549" w:author="Microsoft Office User" w:date="2024-12-18T12:00:00Z"/>
              </w:rPr>
            </w:pPr>
            <w:bookmarkStart w:id="550" w:name="fig-dissemination-cycle"/>
            <w:del w:id="551" w:author="Microsoft Office User" w:date="2024-12-18T12:00:00Z">
              <w:r>
                <w:rPr>
                  <w:noProof/>
                </w:rPr>
                <w:lastRenderedPageBreak/>
                <w:drawing>
                  <wp:inline distT="0" distB="0" distL="0" distR="0" wp14:anchorId="0132A7E8" wp14:editId="0F601367">
                    <wp:extent cx="5943600" cy="3050925"/>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figs/dissemination-cycle/fig-dissemination-cycle.png"/>
                            <pic:cNvPicPr>
                              <a:picLocks noChangeAspect="1" noChangeArrowheads="1"/>
                            </pic:cNvPicPr>
                          </pic:nvPicPr>
                          <pic:blipFill>
                            <a:blip r:embed="rId15"/>
                            <a:stretch>
                              <a:fillRect/>
                            </a:stretch>
                          </pic:blipFill>
                          <pic:spPr bwMode="auto">
                            <a:xfrm>
                              <a:off x="0" y="0"/>
                              <a:ext cx="5943600" cy="3050925"/>
                            </a:xfrm>
                            <a:prstGeom prst="rect">
                              <a:avLst/>
                            </a:prstGeom>
                            <a:noFill/>
                            <a:ln w="9525">
                              <a:noFill/>
                              <a:headEnd/>
                              <a:tailEnd/>
                            </a:ln>
                          </pic:spPr>
                        </pic:pic>
                      </a:graphicData>
                    </a:graphic>
                  </wp:inline>
                </w:drawing>
              </w:r>
            </w:del>
          </w:p>
          <w:p w14:paraId="110E6725" w14:textId="77777777" w:rsidR="008E522E" w:rsidRDefault="00000000" w:rsidP="001C5760">
            <w:pPr>
              <w:pStyle w:val="Compact"/>
              <w:spacing w:before="0" w:after="0"/>
              <w:jc w:val="center"/>
              <w:rPr>
                <w:ins w:id="552" w:author="Microsoft Office User" w:date="2024-12-18T12:00:00Z"/>
              </w:rPr>
            </w:pPr>
            <w:ins w:id="553" w:author="Microsoft Office User" w:date="2024-12-18T12:00:00Z">
              <w:r>
                <w:rPr>
                  <w:noProof/>
                </w:rPr>
                <w:drawing>
                  <wp:inline distT="0" distB="0" distL="0" distR="0" wp14:anchorId="7D0D6B47" wp14:editId="06D97F1A">
                    <wp:extent cx="5943600" cy="3007166"/>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74" name="Picture" descr="figs/dissemination-cycle/fig-dissemination-cycle.png"/>
                            <pic:cNvPicPr>
                              <a:picLocks noChangeAspect="1" noChangeArrowheads="1"/>
                            </pic:cNvPicPr>
                          </pic:nvPicPr>
                          <pic:blipFill>
                            <a:blip r:embed="rId16"/>
                            <a:stretch>
                              <a:fillRect/>
                            </a:stretch>
                          </pic:blipFill>
                          <pic:spPr bwMode="auto">
                            <a:xfrm>
                              <a:off x="0" y="0"/>
                              <a:ext cx="5943600" cy="3007166"/>
                            </a:xfrm>
                            <a:prstGeom prst="rect">
                              <a:avLst/>
                            </a:prstGeom>
                            <a:noFill/>
                            <a:ln w="9525">
                              <a:noFill/>
                              <a:headEnd/>
                              <a:tailEnd/>
                            </a:ln>
                          </pic:spPr>
                        </pic:pic>
                      </a:graphicData>
                    </a:graphic>
                  </wp:inline>
                </w:drawing>
              </w:r>
            </w:ins>
          </w:p>
          <w:p w14:paraId="7C676A4D" w14:textId="77777777" w:rsidR="001C5760" w:rsidRDefault="001C5760" w:rsidP="001C5760">
            <w:pPr>
              <w:pStyle w:val="ImageCaption"/>
              <w:spacing w:after="0"/>
              <w:rPr>
                <w:ins w:id="554" w:author="Microsoft Office User" w:date="2024-12-18T12:00:00Z"/>
              </w:rPr>
            </w:pPr>
          </w:p>
          <w:p w14:paraId="6016FB5B" w14:textId="73D50428" w:rsidR="008E522E" w:rsidRDefault="00000000" w:rsidP="001C5760">
            <w:pPr>
              <w:pStyle w:val="ImageCaption"/>
              <w:spacing w:after="0"/>
              <w:rPr>
                <w:ins w:id="555" w:author="Microsoft Office User" w:date="2024-12-18T12:00:00Z"/>
              </w:rPr>
            </w:pPr>
            <w:r>
              <w:t>Figure </w:t>
            </w:r>
            <w:del w:id="556" w:author="Microsoft Office User" w:date="2024-12-18T12:00:00Z">
              <w:r>
                <w:delText>2: Flow</w:delText>
              </w:r>
            </w:del>
            <w:ins w:id="557" w:author="Microsoft Office User" w:date="2024-12-18T12:00:00Z">
              <w:r>
                <w:t>3: A comparison flow</w:t>
              </w:r>
            </w:ins>
            <w:r>
              <w:t xml:space="preserve"> chart of the standard publication model and registered reports.</w:t>
            </w:r>
          </w:p>
          <w:p w14:paraId="49C6249F" w14:textId="77777777" w:rsidR="001C5760" w:rsidRDefault="001C5760" w:rsidP="001C5760">
            <w:pPr>
              <w:pStyle w:val="ImageCaption"/>
              <w:spacing w:after="0"/>
              <w:rPr>
                <w:ins w:id="558" w:author="Microsoft Office User" w:date="2024-12-18T12:00:00Z"/>
              </w:rPr>
            </w:pPr>
          </w:p>
          <w:p w14:paraId="7097B887" w14:textId="77777777" w:rsidR="001C5760" w:rsidRDefault="001C5760" w:rsidP="001C5760">
            <w:pPr>
              <w:pStyle w:val="ImageCaption"/>
              <w:spacing w:after="0"/>
              <w:pPrChange w:id="559" w:author="Microsoft Office User" w:date="2024-12-18T12:00:00Z">
                <w:pPr>
                  <w:pStyle w:val="ImageCaption"/>
                  <w:spacing w:before="200"/>
                </w:pPr>
              </w:pPrChange>
            </w:pPr>
          </w:p>
        </w:tc>
        <w:bookmarkEnd w:id="550"/>
      </w:tr>
    </w:tbl>
    <w:p w14:paraId="12531E25" w14:textId="4E0D6AC1" w:rsidR="008E522E" w:rsidRDefault="00000000">
      <w:pPr>
        <w:pStyle w:val="BodyText"/>
      </w:pPr>
      <w:r>
        <w:t xml:space="preserve">RRs were first introduced in 2013 by the Center for Open Science (COS), and have since been adopted by many journals across various fields, including psychology, neuroscience, and medicine. </w:t>
      </w:r>
      <w:del w:id="560" w:author="Microsoft Office User" w:date="2024-12-18T12:00:00Z">
        <w:r>
          <w:delText>Preregistration is often confused with RR, but they differ in that preregistration is a separate step that occurs before the traditional publishing pipeline, whereas RR is integrated into the publishing process</w:delText>
        </w:r>
      </w:del>
      <w:ins w:id="561" w:author="Microsoft Office User" w:date="2024-12-18T12:00:00Z">
        <w:r>
          <w:t xml:space="preserve">In 2019, there were approximately 156 journals offering RRs. This number has jumped to 318 at the time of writing this manuscript, an increase of 104%. Of those 318, only 14 are journals related to language or linguistics. </w:t>
        </w:r>
        <w:r>
          <w:fldChar w:fldCharType="begin"/>
        </w:r>
        <w:r>
          <w:instrText>HYPERLINK \l "tbl-rr" \h</w:instrText>
        </w:r>
        <w:r>
          <w:fldChar w:fldCharType="separate"/>
        </w:r>
        <w:r>
          <w:rPr>
            <w:rStyle w:val="Hyperlink"/>
          </w:rPr>
          <w:t>Table 2</w:t>
        </w:r>
        <w:r>
          <w:rPr>
            <w:rStyle w:val="Hyperlink"/>
          </w:rPr>
          <w:fldChar w:fldCharType="end"/>
        </w:r>
        <w:r>
          <w:t xml:space="preserve"> lists the language/linguistics journals along with information regarding relevant restrictions</w:t>
        </w:r>
      </w:ins>
      <w:r>
        <w:t>.</w:t>
      </w:r>
    </w:p>
    <w:tbl>
      <w:tblPr>
        <w:tblStyle w:val="Table"/>
        <w:tblW w:w="5000" w:type="pct"/>
        <w:tblLayout w:type="fixed"/>
        <w:tblLook w:val="0000" w:firstRow="0" w:lastRow="0" w:firstColumn="0" w:lastColumn="0" w:noHBand="0" w:noVBand="0"/>
      </w:tblPr>
      <w:tblGrid>
        <w:gridCol w:w="9360"/>
      </w:tblGrid>
      <w:tr w:rsidR="008E522E" w14:paraId="5B9EE236" w14:textId="77777777">
        <w:trPr>
          <w:ins w:id="562" w:author="Microsoft Office User" w:date="2024-12-18T12:00:00Z"/>
        </w:trPr>
        <w:tc>
          <w:tcPr>
            <w:tcW w:w="7920" w:type="dxa"/>
          </w:tcPr>
          <w:p w14:paraId="32BD39CE" w14:textId="77777777" w:rsidR="001C5760" w:rsidRDefault="001C5760">
            <w:pPr>
              <w:pStyle w:val="ImageCaption"/>
              <w:spacing w:before="200"/>
              <w:rPr>
                <w:ins w:id="563" w:author="Microsoft Office User" w:date="2024-12-18T12:00:00Z"/>
              </w:rPr>
            </w:pPr>
            <w:bookmarkStart w:id="564" w:name="tbl-rr"/>
          </w:p>
          <w:p w14:paraId="0572D4E1" w14:textId="77777777" w:rsidR="001C5760" w:rsidRDefault="001C5760">
            <w:pPr>
              <w:pStyle w:val="ImageCaption"/>
              <w:spacing w:before="200"/>
              <w:rPr>
                <w:ins w:id="565" w:author="Microsoft Office User" w:date="2024-12-18T12:00:00Z"/>
              </w:rPr>
            </w:pPr>
          </w:p>
          <w:p w14:paraId="1AA569F4" w14:textId="77777777" w:rsidR="001C5760" w:rsidRDefault="001C5760">
            <w:pPr>
              <w:pStyle w:val="ImageCaption"/>
              <w:spacing w:before="200"/>
              <w:rPr>
                <w:ins w:id="566" w:author="Microsoft Office User" w:date="2024-12-18T12:00:00Z"/>
              </w:rPr>
            </w:pPr>
          </w:p>
          <w:p w14:paraId="30283667" w14:textId="77777777" w:rsidR="001C5760" w:rsidRDefault="001C5760">
            <w:pPr>
              <w:pStyle w:val="ImageCaption"/>
              <w:spacing w:before="200"/>
              <w:rPr>
                <w:ins w:id="567" w:author="Microsoft Office User" w:date="2024-12-18T12:00:00Z"/>
              </w:rPr>
            </w:pPr>
          </w:p>
          <w:p w14:paraId="71363A0D" w14:textId="77777777" w:rsidR="001C5760" w:rsidRDefault="001C5760">
            <w:pPr>
              <w:pStyle w:val="ImageCaption"/>
              <w:spacing w:before="200"/>
              <w:rPr>
                <w:ins w:id="568" w:author="Microsoft Office User" w:date="2024-12-18T12:00:00Z"/>
              </w:rPr>
            </w:pPr>
          </w:p>
          <w:p w14:paraId="571E4A3B" w14:textId="77777777" w:rsidR="001C5760" w:rsidRDefault="001C5760">
            <w:pPr>
              <w:pStyle w:val="ImageCaption"/>
              <w:spacing w:before="200"/>
              <w:rPr>
                <w:ins w:id="569" w:author="Microsoft Office User" w:date="2024-12-18T12:00:00Z"/>
              </w:rPr>
            </w:pPr>
          </w:p>
          <w:p w14:paraId="19B81C9A" w14:textId="485DF21E" w:rsidR="008E522E" w:rsidRDefault="00000000">
            <w:pPr>
              <w:pStyle w:val="ImageCaption"/>
              <w:spacing w:before="200"/>
              <w:rPr>
                <w:ins w:id="570" w:author="Microsoft Office User" w:date="2024-12-18T12:00:00Z"/>
              </w:rPr>
            </w:pPr>
            <w:ins w:id="571" w:author="Microsoft Office User" w:date="2024-12-18T12:00:00Z">
              <w:r>
                <w:lastRenderedPageBreak/>
                <w:t xml:space="preserve">Table 2: Journals related to ‘language’ or ‘linguistics’ that include registered reports as a possible article submission type. The data were retrieved from the Open Science Framework on 12-14-2024. The complete list of journals is freely available at </w:t>
              </w:r>
              <w:r>
                <w:fldChar w:fldCharType="begin"/>
              </w:r>
              <w:r>
                <w:instrText>HYPERLINK "https://www.cos.io/initiatives/registered-reports" \h</w:instrText>
              </w:r>
              <w:r>
                <w:fldChar w:fldCharType="separate"/>
              </w:r>
              <w:r>
                <w:rPr>
                  <w:rStyle w:val="Hyperlink"/>
                </w:rPr>
                <w:t>https://www.cos.io/initiatives/registered-reports</w:t>
              </w:r>
              <w:r>
                <w:rPr>
                  <w:rStyle w:val="Hyperlink"/>
                </w:rPr>
                <w:fldChar w:fldCharType="end"/>
              </w:r>
              <w:r>
                <w:t>. Empty cells indicate missing/unavailable data and TBA implies that a pending decision is ‘to be announced’.</w:t>
              </w:r>
            </w:ins>
          </w:p>
          <w:tbl>
            <w:tblPr>
              <w:tblStyle w:val="Table"/>
              <w:tblW w:w="5000" w:type="pct"/>
              <w:tblLayout w:type="fixed"/>
              <w:tblLook w:val="0020" w:firstRow="1" w:lastRow="0" w:firstColumn="0" w:lastColumn="0" w:noHBand="0" w:noVBand="0"/>
            </w:tblPr>
            <w:tblGrid>
              <w:gridCol w:w="2462"/>
              <w:gridCol w:w="1055"/>
              <w:gridCol w:w="1670"/>
              <w:gridCol w:w="1407"/>
              <w:gridCol w:w="1319"/>
              <w:gridCol w:w="1231"/>
            </w:tblGrid>
            <w:tr w:rsidR="001C5760" w:rsidRPr="001C5760" w14:paraId="7255E22E" w14:textId="77777777" w:rsidTr="001C5760">
              <w:trPr>
                <w:cnfStyle w:val="100000000000" w:firstRow="1" w:lastRow="0" w:firstColumn="0" w:lastColumn="0" w:oddVBand="0" w:evenVBand="0" w:oddHBand="0" w:evenHBand="0" w:firstRowFirstColumn="0" w:firstRowLastColumn="0" w:lastRowFirstColumn="0" w:lastRowLastColumn="0"/>
                <w:tblHeader/>
                <w:ins w:id="572" w:author="Microsoft Office User" w:date="2024-12-18T12:00:00Z"/>
              </w:trPr>
              <w:tc>
                <w:tcPr>
                  <w:tcW w:w="2520" w:type="dxa"/>
                  <w:tcBorders>
                    <w:top w:val="single" w:sz="4" w:space="0" w:color="auto"/>
                    <w:bottom w:val="single" w:sz="2" w:space="0" w:color="auto"/>
                  </w:tcBorders>
                  <w:tcMar>
                    <w:left w:w="0" w:type="dxa"/>
                    <w:right w:w="0" w:type="dxa"/>
                  </w:tcMar>
                  <w:vAlign w:val="center"/>
                </w:tcPr>
                <w:bookmarkEnd w:id="564"/>
                <w:p w14:paraId="3D9FCFC7" w14:textId="77777777" w:rsidR="001C5760" w:rsidRPr="001C5760" w:rsidRDefault="001C5760" w:rsidP="001C5760">
                  <w:pPr>
                    <w:pStyle w:val="Compact"/>
                    <w:rPr>
                      <w:ins w:id="573" w:author="Microsoft Office User" w:date="2024-12-18T12:00:00Z"/>
                      <w:rFonts w:cs="Times New Roman"/>
                      <w:sz w:val="21"/>
                      <w:szCs w:val="21"/>
                    </w:rPr>
                  </w:pPr>
                  <w:ins w:id="574" w:author="Microsoft Office User" w:date="2024-12-18T12:00:00Z">
                    <w:r w:rsidRPr="001C5760">
                      <w:rPr>
                        <w:rFonts w:cs="Times New Roman"/>
                        <w:sz w:val="21"/>
                        <w:szCs w:val="21"/>
                      </w:rPr>
                      <w:t>Journal</w:t>
                    </w:r>
                  </w:ins>
                </w:p>
              </w:tc>
              <w:tc>
                <w:tcPr>
                  <w:tcW w:w="1080" w:type="dxa"/>
                  <w:tcBorders>
                    <w:top w:val="single" w:sz="4" w:space="0" w:color="auto"/>
                    <w:bottom w:val="single" w:sz="2" w:space="0" w:color="auto"/>
                  </w:tcBorders>
                  <w:tcMar>
                    <w:left w:w="0" w:type="dxa"/>
                    <w:right w:w="0" w:type="dxa"/>
                  </w:tcMar>
                  <w:vAlign w:val="center"/>
                </w:tcPr>
                <w:p w14:paraId="36F2E4FA" w14:textId="77777777" w:rsidR="001C5760" w:rsidRPr="001C5760" w:rsidRDefault="001C5760" w:rsidP="001C5760">
                  <w:pPr>
                    <w:pStyle w:val="Compact"/>
                    <w:rPr>
                      <w:ins w:id="575" w:author="Microsoft Office User" w:date="2024-12-18T12:00:00Z"/>
                      <w:rFonts w:cs="Times New Roman"/>
                      <w:sz w:val="21"/>
                      <w:szCs w:val="21"/>
                    </w:rPr>
                  </w:pPr>
                  <w:ins w:id="576" w:author="Microsoft Office User" w:date="2024-12-18T12:00:00Z">
                    <w:r w:rsidRPr="001C5760">
                      <w:rPr>
                        <w:rFonts w:cs="Times New Roman"/>
                        <w:sz w:val="21"/>
                        <w:szCs w:val="21"/>
                      </w:rPr>
                      <w:t>Permanence</w:t>
                    </w:r>
                  </w:ins>
                </w:p>
              </w:tc>
              <w:tc>
                <w:tcPr>
                  <w:tcW w:w="1710" w:type="dxa"/>
                  <w:tcBorders>
                    <w:top w:val="single" w:sz="4" w:space="0" w:color="auto"/>
                    <w:bottom w:val="single" w:sz="2" w:space="0" w:color="auto"/>
                  </w:tcBorders>
                  <w:tcMar>
                    <w:left w:w="0" w:type="dxa"/>
                    <w:right w:w="0" w:type="dxa"/>
                  </w:tcMar>
                </w:tcPr>
                <w:p w14:paraId="1F4722F0" w14:textId="77777777" w:rsidR="001C5760" w:rsidRPr="001C5760" w:rsidRDefault="001C5760" w:rsidP="001C5760">
                  <w:pPr>
                    <w:pStyle w:val="Compact"/>
                    <w:jc w:val="right"/>
                    <w:rPr>
                      <w:ins w:id="577" w:author="Microsoft Office User" w:date="2024-12-18T12:00:00Z"/>
                      <w:rFonts w:cs="Times New Roman"/>
                      <w:sz w:val="21"/>
                      <w:szCs w:val="21"/>
                    </w:rPr>
                  </w:pPr>
                  <w:ins w:id="578" w:author="Microsoft Office User" w:date="2024-12-18T12:00:00Z">
                    <w:r w:rsidRPr="001C5760">
                      <w:rPr>
                        <w:rFonts w:cs="Times New Roman"/>
                        <w:sz w:val="21"/>
                        <w:szCs w:val="21"/>
                      </w:rPr>
                      <w:t>Permits replication studies</w:t>
                    </w:r>
                  </w:ins>
                </w:p>
              </w:tc>
              <w:tc>
                <w:tcPr>
                  <w:tcW w:w="1440" w:type="dxa"/>
                  <w:tcBorders>
                    <w:top w:val="single" w:sz="4" w:space="0" w:color="auto"/>
                    <w:bottom w:val="single" w:sz="2" w:space="0" w:color="auto"/>
                  </w:tcBorders>
                  <w:tcMar>
                    <w:left w:w="0" w:type="dxa"/>
                    <w:right w:w="0" w:type="dxa"/>
                  </w:tcMar>
                </w:tcPr>
                <w:p w14:paraId="07141C0B" w14:textId="77777777" w:rsidR="001C5760" w:rsidRPr="001C5760" w:rsidRDefault="001C5760" w:rsidP="001C5760">
                  <w:pPr>
                    <w:pStyle w:val="Compact"/>
                    <w:jc w:val="right"/>
                    <w:rPr>
                      <w:ins w:id="579" w:author="Microsoft Office User" w:date="2024-12-18T12:00:00Z"/>
                      <w:rFonts w:cs="Times New Roman"/>
                      <w:sz w:val="21"/>
                      <w:szCs w:val="21"/>
                    </w:rPr>
                  </w:pPr>
                  <w:ins w:id="580" w:author="Microsoft Office User" w:date="2024-12-18T12:00:00Z">
                    <w:r w:rsidRPr="001C5760">
                      <w:rPr>
                        <w:rFonts w:cs="Times New Roman"/>
                        <w:sz w:val="21"/>
                        <w:szCs w:val="21"/>
                      </w:rPr>
                      <w:t>Permits meta-analytic studies</w:t>
                    </w:r>
                  </w:ins>
                </w:p>
              </w:tc>
              <w:tc>
                <w:tcPr>
                  <w:tcW w:w="1350" w:type="dxa"/>
                  <w:tcBorders>
                    <w:top w:val="single" w:sz="4" w:space="0" w:color="auto"/>
                    <w:bottom w:val="single" w:sz="2" w:space="0" w:color="auto"/>
                  </w:tcBorders>
                  <w:tcMar>
                    <w:left w:w="0" w:type="dxa"/>
                    <w:right w:w="0" w:type="dxa"/>
                  </w:tcMar>
                </w:tcPr>
                <w:p w14:paraId="29849715" w14:textId="77777777" w:rsidR="001C5760" w:rsidRPr="001C5760" w:rsidRDefault="001C5760" w:rsidP="001C5760">
                  <w:pPr>
                    <w:pStyle w:val="Compact"/>
                    <w:jc w:val="right"/>
                    <w:rPr>
                      <w:ins w:id="581" w:author="Microsoft Office User" w:date="2024-12-18T12:00:00Z"/>
                      <w:rFonts w:cs="Times New Roman"/>
                      <w:sz w:val="21"/>
                      <w:szCs w:val="21"/>
                    </w:rPr>
                  </w:pPr>
                  <w:ins w:id="582" w:author="Microsoft Office User" w:date="2024-12-18T12:00:00Z">
                    <w:r w:rsidRPr="001C5760">
                      <w:rPr>
                        <w:rFonts w:cs="Times New Roman"/>
                        <w:sz w:val="21"/>
                        <w:szCs w:val="21"/>
                      </w:rPr>
                      <w:t>Permits use of existing data</w:t>
                    </w:r>
                  </w:ins>
                </w:p>
              </w:tc>
              <w:tc>
                <w:tcPr>
                  <w:tcW w:w="1260" w:type="dxa"/>
                  <w:tcBorders>
                    <w:top w:val="single" w:sz="4" w:space="0" w:color="auto"/>
                    <w:bottom w:val="single" w:sz="2" w:space="0" w:color="auto"/>
                  </w:tcBorders>
                  <w:tcMar>
                    <w:left w:w="0" w:type="dxa"/>
                    <w:right w:w="0" w:type="dxa"/>
                  </w:tcMar>
                </w:tcPr>
                <w:p w14:paraId="5EA4C63C" w14:textId="77777777" w:rsidR="001C5760" w:rsidRPr="001C5760" w:rsidRDefault="001C5760" w:rsidP="001C5760">
                  <w:pPr>
                    <w:pStyle w:val="Compact"/>
                    <w:jc w:val="right"/>
                    <w:rPr>
                      <w:ins w:id="583" w:author="Microsoft Office User" w:date="2024-12-18T12:00:00Z"/>
                      <w:rFonts w:cs="Times New Roman"/>
                      <w:sz w:val="21"/>
                      <w:szCs w:val="21"/>
                    </w:rPr>
                  </w:pPr>
                  <w:ins w:id="584" w:author="Microsoft Office User" w:date="2024-12-18T12:00:00Z">
                    <w:r w:rsidRPr="001C5760">
                      <w:rPr>
                        <w:rFonts w:cs="Times New Roman"/>
                        <w:sz w:val="21"/>
                        <w:szCs w:val="21"/>
                      </w:rPr>
                      <w:t>Requires data deposition</w:t>
                    </w:r>
                  </w:ins>
                </w:p>
              </w:tc>
            </w:tr>
            <w:tr w:rsidR="001C5760" w:rsidRPr="001C5760" w14:paraId="1E314F63" w14:textId="77777777" w:rsidTr="001C5760">
              <w:trPr>
                <w:ins w:id="585" w:author="Microsoft Office User" w:date="2024-12-18T12:00:00Z"/>
              </w:trPr>
              <w:tc>
                <w:tcPr>
                  <w:tcW w:w="2520" w:type="dxa"/>
                  <w:tcBorders>
                    <w:top w:val="single" w:sz="2" w:space="0" w:color="auto"/>
                  </w:tcBorders>
                  <w:tcMar>
                    <w:left w:w="0" w:type="dxa"/>
                    <w:right w:w="0" w:type="dxa"/>
                  </w:tcMar>
                </w:tcPr>
                <w:p w14:paraId="63D2FE9D" w14:textId="77777777" w:rsidR="001C5760" w:rsidRPr="001C5760" w:rsidRDefault="001C5760" w:rsidP="001C5760">
                  <w:pPr>
                    <w:pStyle w:val="Compact"/>
                    <w:rPr>
                      <w:ins w:id="586" w:author="Microsoft Office User" w:date="2024-12-18T12:00:00Z"/>
                      <w:rFonts w:cs="Times New Roman"/>
                      <w:sz w:val="21"/>
                      <w:szCs w:val="21"/>
                    </w:rPr>
                  </w:pPr>
                  <w:ins w:id="587" w:author="Microsoft Office User" w:date="2024-12-18T12:00:00Z">
                    <w:r w:rsidRPr="001C5760">
                      <w:rPr>
                        <w:rFonts w:cs="Times New Roman"/>
                        <w:sz w:val="21"/>
                        <w:szCs w:val="21"/>
                      </w:rPr>
                      <w:t>Bilingualism: Language and Cognition</w:t>
                    </w:r>
                  </w:ins>
                </w:p>
              </w:tc>
              <w:tc>
                <w:tcPr>
                  <w:tcW w:w="1080" w:type="dxa"/>
                  <w:tcBorders>
                    <w:top w:val="single" w:sz="2" w:space="0" w:color="auto"/>
                  </w:tcBorders>
                  <w:tcMar>
                    <w:left w:w="0" w:type="dxa"/>
                    <w:right w:w="0" w:type="dxa"/>
                  </w:tcMar>
                </w:tcPr>
                <w:p w14:paraId="307EA946" w14:textId="77777777" w:rsidR="001C5760" w:rsidRPr="001C5760" w:rsidRDefault="001C5760" w:rsidP="001C5760">
                  <w:pPr>
                    <w:pStyle w:val="Compact"/>
                    <w:rPr>
                      <w:ins w:id="588" w:author="Microsoft Office User" w:date="2024-12-18T12:00:00Z"/>
                      <w:rFonts w:cs="Times New Roman"/>
                      <w:sz w:val="21"/>
                      <w:szCs w:val="21"/>
                    </w:rPr>
                  </w:pPr>
                  <w:ins w:id="589" w:author="Microsoft Office User" w:date="2024-12-18T12:00:00Z">
                    <w:r w:rsidRPr="001C5760">
                      <w:rPr>
                        <w:rFonts w:cs="Times New Roman"/>
                        <w:sz w:val="21"/>
                        <w:szCs w:val="21"/>
                      </w:rPr>
                      <w:t>Indefinite</w:t>
                    </w:r>
                  </w:ins>
                </w:p>
              </w:tc>
              <w:tc>
                <w:tcPr>
                  <w:tcW w:w="1710" w:type="dxa"/>
                  <w:tcBorders>
                    <w:top w:val="single" w:sz="2" w:space="0" w:color="auto"/>
                  </w:tcBorders>
                  <w:tcMar>
                    <w:left w:w="0" w:type="dxa"/>
                    <w:right w:w="0" w:type="dxa"/>
                  </w:tcMar>
                </w:tcPr>
                <w:p w14:paraId="0630ACEA" w14:textId="77777777" w:rsidR="001C5760" w:rsidRPr="001C5760" w:rsidRDefault="001C5760" w:rsidP="001C5760">
                  <w:pPr>
                    <w:pStyle w:val="Compact"/>
                    <w:jc w:val="right"/>
                    <w:rPr>
                      <w:ins w:id="590" w:author="Microsoft Office User" w:date="2024-12-18T12:00:00Z"/>
                      <w:rFonts w:cs="Times New Roman"/>
                      <w:sz w:val="21"/>
                      <w:szCs w:val="21"/>
                    </w:rPr>
                  </w:pPr>
                  <w:ins w:id="591" w:author="Microsoft Office User" w:date="2024-12-18T12:00:00Z">
                    <w:r w:rsidRPr="001C5760">
                      <w:rPr>
                        <w:rFonts w:ascii="Segoe UI Symbol" w:hAnsi="Segoe UI Symbol" w:cs="Segoe UI Symbol"/>
                        <w:sz w:val="21"/>
                        <w:szCs w:val="21"/>
                      </w:rPr>
                      <w:t>✓</w:t>
                    </w:r>
                  </w:ins>
                </w:p>
              </w:tc>
              <w:tc>
                <w:tcPr>
                  <w:tcW w:w="1440" w:type="dxa"/>
                  <w:tcBorders>
                    <w:top w:val="single" w:sz="2" w:space="0" w:color="auto"/>
                  </w:tcBorders>
                  <w:tcMar>
                    <w:left w:w="0" w:type="dxa"/>
                    <w:right w:w="0" w:type="dxa"/>
                  </w:tcMar>
                </w:tcPr>
                <w:p w14:paraId="14662F41" w14:textId="77777777" w:rsidR="001C5760" w:rsidRPr="001C5760" w:rsidRDefault="001C5760" w:rsidP="001C5760">
                  <w:pPr>
                    <w:pStyle w:val="Compact"/>
                    <w:jc w:val="right"/>
                    <w:rPr>
                      <w:ins w:id="592" w:author="Microsoft Office User" w:date="2024-12-18T12:00:00Z"/>
                      <w:rFonts w:cs="Times New Roman"/>
                      <w:sz w:val="21"/>
                      <w:szCs w:val="21"/>
                    </w:rPr>
                  </w:pPr>
                </w:p>
              </w:tc>
              <w:tc>
                <w:tcPr>
                  <w:tcW w:w="1350" w:type="dxa"/>
                  <w:tcBorders>
                    <w:top w:val="single" w:sz="2" w:space="0" w:color="auto"/>
                  </w:tcBorders>
                  <w:tcMar>
                    <w:left w:w="0" w:type="dxa"/>
                    <w:right w:w="0" w:type="dxa"/>
                  </w:tcMar>
                </w:tcPr>
                <w:p w14:paraId="2F2F8477" w14:textId="77777777" w:rsidR="001C5760" w:rsidRPr="001C5760" w:rsidRDefault="001C5760" w:rsidP="001C5760">
                  <w:pPr>
                    <w:pStyle w:val="Compact"/>
                    <w:jc w:val="right"/>
                    <w:rPr>
                      <w:ins w:id="593" w:author="Microsoft Office User" w:date="2024-12-18T12:00:00Z"/>
                      <w:rFonts w:cs="Times New Roman"/>
                      <w:sz w:val="21"/>
                      <w:szCs w:val="21"/>
                    </w:rPr>
                  </w:pPr>
                </w:p>
              </w:tc>
              <w:tc>
                <w:tcPr>
                  <w:tcW w:w="1260" w:type="dxa"/>
                  <w:tcBorders>
                    <w:top w:val="single" w:sz="2" w:space="0" w:color="auto"/>
                  </w:tcBorders>
                  <w:tcMar>
                    <w:left w:w="0" w:type="dxa"/>
                    <w:right w:w="0" w:type="dxa"/>
                  </w:tcMar>
                </w:tcPr>
                <w:p w14:paraId="4CF99761" w14:textId="77777777" w:rsidR="001C5760" w:rsidRPr="001C5760" w:rsidRDefault="001C5760" w:rsidP="001C5760">
                  <w:pPr>
                    <w:pStyle w:val="Compact"/>
                    <w:jc w:val="right"/>
                    <w:rPr>
                      <w:ins w:id="594" w:author="Microsoft Office User" w:date="2024-12-18T12:00:00Z"/>
                      <w:rFonts w:cs="Times New Roman"/>
                      <w:sz w:val="21"/>
                      <w:szCs w:val="21"/>
                    </w:rPr>
                  </w:pPr>
                  <w:ins w:id="595" w:author="Microsoft Office User" w:date="2024-12-18T12:00:00Z">
                    <w:r w:rsidRPr="001C5760">
                      <w:rPr>
                        <w:rFonts w:ascii="Segoe UI Symbol" w:hAnsi="Segoe UI Symbol" w:cs="Segoe UI Symbol"/>
                        <w:sz w:val="21"/>
                        <w:szCs w:val="21"/>
                      </w:rPr>
                      <w:t>✓</w:t>
                    </w:r>
                  </w:ins>
                </w:p>
              </w:tc>
            </w:tr>
            <w:tr w:rsidR="001C5760" w:rsidRPr="001C5760" w14:paraId="5BD44E10" w14:textId="77777777" w:rsidTr="001C5760">
              <w:trPr>
                <w:ins w:id="596" w:author="Microsoft Office User" w:date="2024-12-18T12:00:00Z"/>
              </w:trPr>
              <w:tc>
                <w:tcPr>
                  <w:tcW w:w="2520" w:type="dxa"/>
                  <w:tcMar>
                    <w:left w:w="0" w:type="dxa"/>
                    <w:right w:w="0" w:type="dxa"/>
                  </w:tcMar>
                </w:tcPr>
                <w:p w14:paraId="64BF5910" w14:textId="77777777" w:rsidR="001C5760" w:rsidRPr="001C5760" w:rsidRDefault="001C5760" w:rsidP="001C5760">
                  <w:pPr>
                    <w:pStyle w:val="Compact"/>
                    <w:rPr>
                      <w:ins w:id="597" w:author="Microsoft Office User" w:date="2024-12-18T12:00:00Z"/>
                      <w:rFonts w:cs="Times New Roman"/>
                      <w:sz w:val="21"/>
                      <w:szCs w:val="21"/>
                    </w:rPr>
                  </w:pPr>
                  <w:ins w:id="598" w:author="Microsoft Office User" w:date="2024-12-18T12:00:00Z">
                    <w:r w:rsidRPr="001C5760">
                      <w:rPr>
                        <w:rFonts w:cs="Times New Roman"/>
                        <w:sz w:val="21"/>
                        <w:szCs w:val="21"/>
                      </w:rPr>
                      <w:t>Biolinguistics</w:t>
                    </w:r>
                  </w:ins>
                </w:p>
              </w:tc>
              <w:tc>
                <w:tcPr>
                  <w:tcW w:w="1080" w:type="dxa"/>
                  <w:tcMar>
                    <w:left w:w="0" w:type="dxa"/>
                    <w:right w:w="0" w:type="dxa"/>
                  </w:tcMar>
                </w:tcPr>
                <w:p w14:paraId="1BC89B53" w14:textId="77777777" w:rsidR="001C5760" w:rsidRPr="001C5760" w:rsidRDefault="001C5760" w:rsidP="001C5760">
                  <w:pPr>
                    <w:pStyle w:val="Compact"/>
                    <w:rPr>
                      <w:ins w:id="599" w:author="Microsoft Office User" w:date="2024-12-18T12:00:00Z"/>
                      <w:rFonts w:cs="Times New Roman"/>
                      <w:sz w:val="21"/>
                      <w:szCs w:val="21"/>
                    </w:rPr>
                  </w:pPr>
                  <w:ins w:id="600" w:author="Microsoft Office User" w:date="2024-12-18T12:00:00Z">
                    <w:r w:rsidRPr="001C5760">
                      <w:rPr>
                        <w:rFonts w:cs="Times New Roman"/>
                        <w:sz w:val="21"/>
                        <w:szCs w:val="21"/>
                      </w:rPr>
                      <w:t>Indefinite</w:t>
                    </w:r>
                  </w:ins>
                </w:p>
              </w:tc>
              <w:tc>
                <w:tcPr>
                  <w:tcW w:w="1710" w:type="dxa"/>
                  <w:tcMar>
                    <w:left w:w="0" w:type="dxa"/>
                    <w:right w:w="0" w:type="dxa"/>
                  </w:tcMar>
                </w:tcPr>
                <w:p w14:paraId="79FB70D4" w14:textId="77777777" w:rsidR="001C5760" w:rsidRPr="001C5760" w:rsidRDefault="001C5760" w:rsidP="001C5760">
                  <w:pPr>
                    <w:pStyle w:val="Compact"/>
                    <w:jc w:val="right"/>
                    <w:rPr>
                      <w:ins w:id="601" w:author="Microsoft Office User" w:date="2024-12-18T12:00:00Z"/>
                      <w:rFonts w:cs="Times New Roman"/>
                      <w:sz w:val="21"/>
                      <w:szCs w:val="21"/>
                    </w:rPr>
                  </w:pPr>
                  <w:ins w:id="602" w:author="Microsoft Office User" w:date="2024-12-18T12:00:00Z">
                    <w:r w:rsidRPr="001C5760">
                      <w:rPr>
                        <w:rFonts w:ascii="Segoe UI Symbol" w:hAnsi="Segoe UI Symbol" w:cs="Segoe UI Symbol"/>
                        <w:sz w:val="21"/>
                        <w:szCs w:val="21"/>
                      </w:rPr>
                      <w:t>✓</w:t>
                    </w:r>
                  </w:ins>
                </w:p>
              </w:tc>
              <w:tc>
                <w:tcPr>
                  <w:tcW w:w="1440" w:type="dxa"/>
                  <w:tcMar>
                    <w:left w:w="0" w:type="dxa"/>
                    <w:right w:w="0" w:type="dxa"/>
                  </w:tcMar>
                </w:tcPr>
                <w:p w14:paraId="3E245F44" w14:textId="77777777" w:rsidR="001C5760" w:rsidRPr="001C5760" w:rsidRDefault="001C5760" w:rsidP="001C5760">
                  <w:pPr>
                    <w:pStyle w:val="Compact"/>
                    <w:jc w:val="right"/>
                    <w:rPr>
                      <w:ins w:id="603" w:author="Microsoft Office User" w:date="2024-12-18T12:00:00Z"/>
                      <w:rFonts w:cs="Times New Roman"/>
                      <w:sz w:val="21"/>
                      <w:szCs w:val="21"/>
                    </w:rPr>
                  </w:pPr>
                </w:p>
              </w:tc>
              <w:tc>
                <w:tcPr>
                  <w:tcW w:w="1350" w:type="dxa"/>
                  <w:tcMar>
                    <w:left w:w="0" w:type="dxa"/>
                    <w:right w:w="0" w:type="dxa"/>
                  </w:tcMar>
                </w:tcPr>
                <w:p w14:paraId="14677D10" w14:textId="77777777" w:rsidR="001C5760" w:rsidRPr="001C5760" w:rsidRDefault="001C5760" w:rsidP="001C5760">
                  <w:pPr>
                    <w:pStyle w:val="Compact"/>
                    <w:jc w:val="right"/>
                    <w:rPr>
                      <w:ins w:id="604" w:author="Microsoft Office User" w:date="2024-12-18T12:00:00Z"/>
                      <w:rFonts w:cs="Times New Roman"/>
                      <w:sz w:val="21"/>
                      <w:szCs w:val="21"/>
                    </w:rPr>
                  </w:pPr>
                </w:p>
              </w:tc>
              <w:tc>
                <w:tcPr>
                  <w:tcW w:w="1260" w:type="dxa"/>
                  <w:tcMar>
                    <w:left w:w="0" w:type="dxa"/>
                    <w:right w:w="0" w:type="dxa"/>
                  </w:tcMar>
                </w:tcPr>
                <w:p w14:paraId="61357B9E" w14:textId="77777777" w:rsidR="001C5760" w:rsidRPr="001C5760" w:rsidRDefault="001C5760" w:rsidP="001C5760">
                  <w:pPr>
                    <w:pStyle w:val="Compact"/>
                    <w:jc w:val="right"/>
                    <w:rPr>
                      <w:ins w:id="605" w:author="Microsoft Office User" w:date="2024-12-18T12:00:00Z"/>
                      <w:rFonts w:cs="Times New Roman"/>
                      <w:sz w:val="21"/>
                      <w:szCs w:val="21"/>
                    </w:rPr>
                  </w:pPr>
                  <w:ins w:id="606" w:author="Microsoft Office User" w:date="2024-12-18T12:00:00Z">
                    <w:r w:rsidRPr="001C5760">
                      <w:rPr>
                        <w:rFonts w:ascii="Segoe UI Symbol" w:hAnsi="Segoe UI Symbol" w:cs="Segoe UI Symbol"/>
                        <w:sz w:val="21"/>
                        <w:szCs w:val="21"/>
                      </w:rPr>
                      <w:t>✓</w:t>
                    </w:r>
                  </w:ins>
                </w:p>
              </w:tc>
            </w:tr>
            <w:tr w:rsidR="001C5760" w:rsidRPr="001C5760" w14:paraId="06AF1854" w14:textId="77777777" w:rsidTr="001C5760">
              <w:trPr>
                <w:ins w:id="607" w:author="Microsoft Office User" w:date="2024-12-18T12:00:00Z"/>
              </w:trPr>
              <w:tc>
                <w:tcPr>
                  <w:tcW w:w="2520" w:type="dxa"/>
                  <w:tcMar>
                    <w:left w:w="0" w:type="dxa"/>
                    <w:right w:w="0" w:type="dxa"/>
                  </w:tcMar>
                </w:tcPr>
                <w:p w14:paraId="7AC3AAB4" w14:textId="77777777" w:rsidR="001C5760" w:rsidRPr="001C5760" w:rsidRDefault="001C5760" w:rsidP="001C5760">
                  <w:pPr>
                    <w:pStyle w:val="Compact"/>
                    <w:rPr>
                      <w:ins w:id="608" w:author="Microsoft Office User" w:date="2024-12-18T12:00:00Z"/>
                      <w:rFonts w:cs="Times New Roman"/>
                      <w:sz w:val="21"/>
                      <w:szCs w:val="21"/>
                    </w:rPr>
                  </w:pPr>
                  <w:ins w:id="609" w:author="Microsoft Office User" w:date="2024-12-18T12:00:00Z">
                    <w:r w:rsidRPr="001C5760">
                      <w:rPr>
                        <w:rFonts w:cs="Times New Roman"/>
                        <w:sz w:val="21"/>
                        <w:szCs w:val="21"/>
                      </w:rPr>
                      <w:t>Cognitive Linguistics</w:t>
                    </w:r>
                  </w:ins>
                </w:p>
              </w:tc>
              <w:tc>
                <w:tcPr>
                  <w:tcW w:w="1080" w:type="dxa"/>
                  <w:tcMar>
                    <w:left w:w="0" w:type="dxa"/>
                    <w:right w:w="0" w:type="dxa"/>
                  </w:tcMar>
                </w:tcPr>
                <w:p w14:paraId="3F78B500" w14:textId="77777777" w:rsidR="001C5760" w:rsidRPr="001C5760" w:rsidRDefault="001C5760" w:rsidP="001C5760">
                  <w:pPr>
                    <w:pStyle w:val="Compact"/>
                    <w:rPr>
                      <w:ins w:id="610" w:author="Microsoft Office User" w:date="2024-12-18T12:00:00Z"/>
                      <w:rFonts w:cs="Times New Roman"/>
                      <w:sz w:val="21"/>
                      <w:szCs w:val="21"/>
                    </w:rPr>
                  </w:pPr>
                  <w:ins w:id="611" w:author="Microsoft Office User" w:date="2024-12-18T12:00:00Z">
                    <w:r w:rsidRPr="001C5760">
                      <w:rPr>
                        <w:rFonts w:cs="Times New Roman"/>
                        <w:sz w:val="21"/>
                        <w:szCs w:val="21"/>
                      </w:rPr>
                      <w:t>Indefinite</w:t>
                    </w:r>
                  </w:ins>
                </w:p>
              </w:tc>
              <w:tc>
                <w:tcPr>
                  <w:tcW w:w="1710" w:type="dxa"/>
                  <w:tcMar>
                    <w:left w:w="0" w:type="dxa"/>
                    <w:right w:w="0" w:type="dxa"/>
                  </w:tcMar>
                </w:tcPr>
                <w:p w14:paraId="14C49359" w14:textId="77777777" w:rsidR="001C5760" w:rsidRPr="001C5760" w:rsidRDefault="001C5760" w:rsidP="001C5760">
                  <w:pPr>
                    <w:pStyle w:val="Compact"/>
                    <w:jc w:val="right"/>
                    <w:rPr>
                      <w:ins w:id="612" w:author="Microsoft Office User" w:date="2024-12-18T12:00:00Z"/>
                      <w:rFonts w:cs="Times New Roman"/>
                      <w:sz w:val="21"/>
                      <w:szCs w:val="21"/>
                    </w:rPr>
                  </w:pPr>
                  <w:ins w:id="613" w:author="Microsoft Office User" w:date="2024-12-18T12:00:00Z">
                    <w:r w:rsidRPr="001C5760">
                      <w:rPr>
                        <w:rFonts w:ascii="Segoe UI Symbol" w:hAnsi="Segoe UI Symbol" w:cs="Segoe UI Symbol"/>
                        <w:sz w:val="21"/>
                        <w:szCs w:val="21"/>
                      </w:rPr>
                      <w:t>✓</w:t>
                    </w:r>
                  </w:ins>
                </w:p>
              </w:tc>
              <w:tc>
                <w:tcPr>
                  <w:tcW w:w="1440" w:type="dxa"/>
                  <w:tcMar>
                    <w:left w:w="0" w:type="dxa"/>
                    <w:right w:w="0" w:type="dxa"/>
                  </w:tcMar>
                </w:tcPr>
                <w:p w14:paraId="545588B5" w14:textId="77777777" w:rsidR="001C5760" w:rsidRPr="001C5760" w:rsidRDefault="001C5760" w:rsidP="001C5760">
                  <w:pPr>
                    <w:pStyle w:val="Compact"/>
                    <w:jc w:val="right"/>
                    <w:rPr>
                      <w:ins w:id="614" w:author="Microsoft Office User" w:date="2024-12-18T12:00:00Z"/>
                      <w:rFonts w:cs="Times New Roman"/>
                      <w:sz w:val="21"/>
                      <w:szCs w:val="21"/>
                    </w:rPr>
                  </w:pPr>
                </w:p>
              </w:tc>
              <w:tc>
                <w:tcPr>
                  <w:tcW w:w="1350" w:type="dxa"/>
                  <w:tcMar>
                    <w:left w:w="0" w:type="dxa"/>
                    <w:right w:w="0" w:type="dxa"/>
                  </w:tcMar>
                </w:tcPr>
                <w:p w14:paraId="706A7D9D" w14:textId="77777777" w:rsidR="001C5760" w:rsidRPr="001C5760" w:rsidRDefault="001C5760" w:rsidP="001C5760">
                  <w:pPr>
                    <w:pStyle w:val="Compact"/>
                    <w:jc w:val="right"/>
                    <w:rPr>
                      <w:ins w:id="615" w:author="Microsoft Office User" w:date="2024-12-18T12:00:00Z"/>
                      <w:rFonts w:cs="Times New Roman"/>
                      <w:sz w:val="21"/>
                      <w:szCs w:val="21"/>
                    </w:rPr>
                  </w:pPr>
                </w:p>
              </w:tc>
              <w:tc>
                <w:tcPr>
                  <w:tcW w:w="1260" w:type="dxa"/>
                  <w:tcMar>
                    <w:left w:w="0" w:type="dxa"/>
                    <w:right w:w="0" w:type="dxa"/>
                  </w:tcMar>
                </w:tcPr>
                <w:p w14:paraId="4061E586" w14:textId="77777777" w:rsidR="001C5760" w:rsidRPr="001C5760" w:rsidRDefault="001C5760" w:rsidP="001C5760">
                  <w:pPr>
                    <w:pStyle w:val="Compact"/>
                    <w:jc w:val="right"/>
                    <w:rPr>
                      <w:ins w:id="616" w:author="Microsoft Office User" w:date="2024-12-18T12:00:00Z"/>
                      <w:rFonts w:cs="Times New Roman"/>
                      <w:sz w:val="21"/>
                      <w:szCs w:val="21"/>
                    </w:rPr>
                  </w:pPr>
                  <w:ins w:id="617" w:author="Microsoft Office User" w:date="2024-12-18T12:00:00Z">
                    <w:r w:rsidRPr="001C5760">
                      <w:rPr>
                        <w:rFonts w:ascii="Segoe UI Symbol" w:hAnsi="Segoe UI Symbol" w:cs="Segoe UI Symbol"/>
                        <w:sz w:val="21"/>
                        <w:szCs w:val="21"/>
                      </w:rPr>
                      <w:t>✓</w:t>
                    </w:r>
                  </w:ins>
                </w:p>
              </w:tc>
            </w:tr>
            <w:tr w:rsidR="001C5760" w:rsidRPr="001C5760" w14:paraId="5AA6F5B2" w14:textId="77777777" w:rsidTr="001C5760">
              <w:trPr>
                <w:ins w:id="618" w:author="Microsoft Office User" w:date="2024-12-18T12:00:00Z"/>
              </w:trPr>
              <w:tc>
                <w:tcPr>
                  <w:tcW w:w="2520" w:type="dxa"/>
                  <w:tcMar>
                    <w:left w:w="0" w:type="dxa"/>
                    <w:right w:w="0" w:type="dxa"/>
                  </w:tcMar>
                </w:tcPr>
                <w:p w14:paraId="06450F68" w14:textId="77777777" w:rsidR="001C5760" w:rsidRPr="001C5760" w:rsidRDefault="001C5760" w:rsidP="001C5760">
                  <w:pPr>
                    <w:pStyle w:val="Compact"/>
                    <w:rPr>
                      <w:ins w:id="619" w:author="Microsoft Office User" w:date="2024-12-18T12:00:00Z"/>
                      <w:rFonts w:cs="Times New Roman"/>
                      <w:sz w:val="21"/>
                      <w:szCs w:val="21"/>
                    </w:rPr>
                  </w:pPr>
                  <w:ins w:id="620" w:author="Microsoft Office User" w:date="2024-12-18T12:00:00Z">
                    <w:r w:rsidRPr="001C5760">
                      <w:rPr>
                        <w:rFonts w:cs="Times New Roman"/>
                        <w:sz w:val="21"/>
                        <w:szCs w:val="21"/>
                      </w:rPr>
                      <w:t>Glossa Psycholinguistics</w:t>
                    </w:r>
                  </w:ins>
                </w:p>
              </w:tc>
              <w:tc>
                <w:tcPr>
                  <w:tcW w:w="1080" w:type="dxa"/>
                  <w:tcMar>
                    <w:left w:w="0" w:type="dxa"/>
                    <w:right w:w="0" w:type="dxa"/>
                  </w:tcMar>
                </w:tcPr>
                <w:p w14:paraId="226CC7CC" w14:textId="77777777" w:rsidR="001C5760" w:rsidRPr="001C5760" w:rsidRDefault="001C5760" w:rsidP="001C5760">
                  <w:pPr>
                    <w:pStyle w:val="Compact"/>
                    <w:rPr>
                      <w:ins w:id="621" w:author="Microsoft Office User" w:date="2024-12-18T12:00:00Z"/>
                      <w:rFonts w:cs="Times New Roman"/>
                      <w:sz w:val="21"/>
                      <w:szCs w:val="21"/>
                    </w:rPr>
                  </w:pPr>
                  <w:ins w:id="622" w:author="Microsoft Office User" w:date="2024-12-18T12:00:00Z">
                    <w:r w:rsidRPr="001C5760">
                      <w:rPr>
                        <w:rFonts w:cs="Times New Roman"/>
                        <w:sz w:val="21"/>
                        <w:szCs w:val="21"/>
                      </w:rPr>
                      <w:t>Indefinite</w:t>
                    </w:r>
                  </w:ins>
                </w:p>
              </w:tc>
              <w:tc>
                <w:tcPr>
                  <w:tcW w:w="1710" w:type="dxa"/>
                  <w:tcMar>
                    <w:left w:w="0" w:type="dxa"/>
                    <w:right w:w="0" w:type="dxa"/>
                  </w:tcMar>
                </w:tcPr>
                <w:p w14:paraId="4239ADBB" w14:textId="77777777" w:rsidR="001C5760" w:rsidRPr="001C5760" w:rsidRDefault="001C5760" w:rsidP="001C5760">
                  <w:pPr>
                    <w:pStyle w:val="Compact"/>
                    <w:jc w:val="right"/>
                    <w:rPr>
                      <w:ins w:id="623" w:author="Microsoft Office User" w:date="2024-12-18T12:00:00Z"/>
                      <w:rFonts w:cs="Times New Roman"/>
                      <w:sz w:val="21"/>
                      <w:szCs w:val="21"/>
                    </w:rPr>
                  </w:pPr>
                  <w:ins w:id="624" w:author="Microsoft Office User" w:date="2024-12-18T12:00:00Z">
                    <w:r w:rsidRPr="001C5760">
                      <w:rPr>
                        <w:rFonts w:cs="Times New Roman"/>
                        <w:sz w:val="21"/>
                        <w:szCs w:val="21"/>
                      </w:rPr>
                      <w:t>TBA</w:t>
                    </w:r>
                  </w:ins>
                </w:p>
              </w:tc>
              <w:tc>
                <w:tcPr>
                  <w:tcW w:w="1440" w:type="dxa"/>
                  <w:tcMar>
                    <w:left w:w="0" w:type="dxa"/>
                    <w:right w:w="0" w:type="dxa"/>
                  </w:tcMar>
                </w:tcPr>
                <w:p w14:paraId="39CAC9DB" w14:textId="77777777" w:rsidR="001C5760" w:rsidRPr="001C5760" w:rsidRDefault="001C5760" w:rsidP="001C5760">
                  <w:pPr>
                    <w:pStyle w:val="Compact"/>
                    <w:jc w:val="right"/>
                    <w:rPr>
                      <w:ins w:id="625" w:author="Microsoft Office User" w:date="2024-12-18T12:00:00Z"/>
                      <w:rFonts w:cs="Times New Roman"/>
                      <w:sz w:val="21"/>
                      <w:szCs w:val="21"/>
                    </w:rPr>
                  </w:pPr>
                  <w:ins w:id="626" w:author="Microsoft Office User" w:date="2024-12-18T12:00:00Z">
                    <w:r w:rsidRPr="001C5760">
                      <w:rPr>
                        <w:rFonts w:cs="Times New Roman"/>
                        <w:sz w:val="21"/>
                        <w:szCs w:val="21"/>
                      </w:rPr>
                      <w:t>TBA</w:t>
                    </w:r>
                  </w:ins>
                </w:p>
              </w:tc>
              <w:tc>
                <w:tcPr>
                  <w:tcW w:w="1350" w:type="dxa"/>
                  <w:tcMar>
                    <w:left w:w="0" w:type="dxa"/>
                    <w:right w:w="0" w:type="dxa"/>
                  </w:tcMar>
                </w:tcPr>
                <w:p w14:paraId="33AEB81E" w14:textId="77777777" w:rsidR="001C5760" w:rsidRPr="001C5760" w:rsidRDefault="001C5760" w:rsidP="001C5760">
                  <w:pPr>
                    <w:pStyle w:val="Compact"/>
                    <w:jc w:val="right"/>
                    <w:rPr>
                      <w:ins w:id="627" w:author="Microsoft Office User" w:date="2024-12-18T12:00:00Z"/>
                      <w:rFonts w:cs="Times New Roman"/>
                      <w:sz w:val="21"/>
                      <w:szCs w:val="21"/>
                    </w:rPr>
                  </w:pPr>
                  <w:ins w:id="628" w:author="Microsoft Office User" w:date="2024-12-18T12:00:00Z">
                    <w:r w:rsidRPr="001C5760">
                      <w:rPr>
                        <w:rFonts w:cs="Times New Roman"/>
                        <w:sz w:val="21"/>
                        <w:szCs w:val="21"/>
                      </w:rPr>
                      <w:t>TBA</w:t>
                    </w:r>
                  </w:ins>
                </w:p>
              </w:tc>
              <w:tc>
                <w:tcPr>
                  <w:tcW w:w="1260" w:type="dxa"/>
                  <w:tcMar>
                    <w:left w:w="0" w:type="dxa"/>
                    <w:right w:w="0" w:type="dxa"/>
                  </w:tcMar>
                </w:tcPr>
                <w:p w14:paraId="50DA1D68" w14:textId="77777777" w:rsidR="001C5760" w:rsidRPr="001C5760" w:rsidRDefault="001C5760" w:rsidP="001C5760">
                  <w:pPr>
                    <w:pStyle w:val="Compact"/>
                    <w:jc w:val="right"/>
                    <w:rPr>
                      <w:ins w:id="629" w:author="Microsoft Office User" w:date="2024-12-18T12:00:00Z"/>
                      <w:rFonts w:cs="Times New Roman"/>
                      <w:sz w:val="21"/>
                      <w:szCs w:val="21"/>
                    </w:rPr>
                  </w:pPr>
                  <w:ins w:id="630" w:author="Microsoft Office User" w:date="2024-12-18T12:00:00Z">
                    <w:r w:rsidRPr="001C5760">
                      <w:rPr>
                        <w:rFonts w:cs="Times New Roman"/>
                        <w:sz w:val="21"/>
                        <w:szCs w:val="21"/>
                      </w:rPr>
                      <w:t>TBA</w:t>
                    </w:r>
                  </w:ins>
                </w:p>
              </w:tc>
            </w:tr>
            <w:tr w:rsidR="001C5760" w:rsidRPr="001C5760" w14:paraId="27784B73" w14:textId="77777777" w:rsidTr="001C5760">
              <w:trPr>
                <w:ins w:id="631" w:author="Microsoft Office User" w:date="2024-12-18T12:00:00Z"/>
              </w:trPr>
              <w:tc>
                <w:tcPr>
                  <w:tcW w:w="2520" w:type="dxa"/>
                  <w:tcMar>
                    <w:left w:w="0" w:type="dxa"/>
                    <w:right w:w="0" w:type="dxa"/>
                  </w:tcMar>
                </w:tcPr>
                <w:p w14:paraId="522CA27A" w14:textId="77777777" w:rsidR="001C5760" w:rsidRPr="001C5760" w:rsidRDefault="001C5760" w:rsidP="001C5760">
                  <w:pPr>
                    <w:pStyle w:val="Compact"/>
                    <w:rPr>
                      <w:ins w:id="632" w:author="Microsoft Office User" w:date="2024-12-18T12:00:00Z"/>
                      <w:rFonts w:cs="Times New Roman"/>
                      <w:sz w:val="21"/>
                      <w:szCs w:val="21"/>
                    </w:rPr>
                  </w:pPr>
                  <w:ins w:id="633" w:author="Microsoft Office User" w:date="2024-12-18T12:00:00Z">
                    <w:r w:rsidRPr="001C5760">
                      <w:rPr>
                        <w:rFonts w:cs="Times New Roman"/>
                        <w:sz w:val="21"/>
                        <w:szCs w:val="21"/>
                      </w:rPr>
                      <w:t>Journal of Child Language</w:t>
                    </w:r>
                  </w:ins>
                </w:p>
              </w:tc>
              <w:tc>
                <w:tcPr>
                  <w:tcW w:w="1080" w:type="dxa"/>
                  <w:tcMar>
                    <w:left w:w="0" w:type="dxa"/>
                    <w:right w:w="0" w:type="dxa"/>
                  </w:tcMar>
                </w:tcPr>
                <w:p w14:paraId="156202FB" w14:textId="77777777" w:rsidR="001C5760" w:rsidRPr="001C5760" w:rsidRDefault="001C5760" w:rsidP="001C5760">
                  <w:pPr>
                    <w:pStyle w:val="Compact"/>
                    <w:rPr>
                      <w:ins w:id="634" w:author="Microsoft Office User" w:date="2024-12-18T12:00:00Z"/>
                      <w:rFonts w:cs="Times New Roman"/>
                      <w:sz w:val="21"/>
                      <w:szCs w:val="21"/>
                    </w:rPr>
                  </w:pPr>
                  <w:ins w:id="635" w:author="Microsoft Office User" w:date="2024-12-18T12:00:00Z">
                    <w:r w:rsidRPr="001C5760">
                      <w:rPr>
                        <w:rFonts w:cs="Times New Roman"/>
                        <w:sz w:val="21"/>
                        <w:szCs w:val="21"/>
                      </w:rPr>
                      <w:t>Indefinite</w:t>
                    </w:r>
                  </w:ins>
                </w:p>
              </w:tc>
              <w:tc>
                <w:tcPr>
                  <w:tcW w:w="1710" w:type="dxa"/>
                  <w:tcMar>
                    <w:left w:w="0" w:type="dxa"/>
                    <w:right w:w="0" w:type="dxa"/>
                  </w:tcMar>
                </w:tcPr>
                <w:p w14:paraId="6C1916CC" w14:textId="77777777" w:rsidR="001C5760" w:rsidRPr="001C5760" w:rsidRDefault="001C5760" w:rsidP="001C5760">
                  <w:pPr>
                    <w:pStyle w:val="Compact"/>
                    <w:jc w:val="right"/>
                    <w:rPr>
                      <w:ins w:id="636" w:author="Microsoft Office User" w:date="2024-12-18T12:00:00Z"/>
                      <w:rFonts w:cs="Times New Roman"/>
                      <w:sz w:val="21"/>
                      <w:szCs w:val="21"/>
                    </w:rPr>
                  </w:pPr>
                  <w:ins w:id="637" w:author="Microsoft Office User" w:date="2024-12-18T12:00:00Z">
                    <w:r w:rsidRPr="001C5760">
                      <w:rPr>
                        <w:rFonts w:ascii="Segoe UI Symbol" w:hAnsi="Segoe UI Symbol" w:cs="Segoe UI Symbol"/>
                        <w:sz w:val="21"/>
                        <w:szCs w:val="21"/>
                      </w:rPr>
                      <w:t>✓</w:t>
                    </w:r>
                  </w:ins>
                </w:p>
              </w:tc>
              <w:tc>
                <w:tcPr>
                  <w:tcW w:w="1440" w:type="dxa"/>
                  <w:tcMar>
                    <w:left w:w="0" w:type="dxa"/>
                    <w:right w:w="0" w:type="dxa"/>
                  </w:tcMar>
                </w:tcPr>
                <w:p w14:paraId="198C721E" w14:textId="77777777" w:rsidR="001C5760" w:rsidRPr="001C5760" w:rsidRDefault="001C5760" w:rsidP="001C5760">
                  <w:pPr>
                    <w:pStyle w:val="Compact"/>
                    <w:jc w:val="right"/>
                    <w:rPr>
                      <w:ins w:id="638" w:author="Microsoft Office User" w:date="2024-12-18T12:00:00Z"/>
                      <w:rFonts w:cs="Times New Roman"/>
                      <w:sz w:val="21"/>
                      <w:szCs w:val="21"/>
                    </w:rPr>
                  </w:pPr>
                </w:p>
              </w:tc>
              <w:tc>
                <w:tcPr>
                  <w:tcW w:w="1350" w:type="dxa"/>
                  <w:tcMar>
                    <w:left w:w="0" w:type="dxa"/>
                    <w:right w:w="0" w:type="dxa"/>
                  </w:tcMar>
                </w:tcPr>
                <w:p w14:paraId="3C02B2DA" w14:textId="77777777" w:rsidR="001C5760" w:rsidRPr="001C5760" w:rsidRDefault="001C5760" w:rsidP="001C5760">
                  <w:pPr>
                    <w:pStyle w:val="Compact"/>
                    <w:jc w:val="right"/>
                    <w:rPr>
                      <w:ins w:id="639" w:author="Microsoft Office User" w:date="2024-12-18T12:00:00Z"/>
                      <w:rFonts w:cs="Times New Roman"/>
                      <w:sz w:val="21"/>
                      <w:szCs w:val="21"/>
                    </w:rPr>
                  </w:pPr>
                </w:p>
              </w:tc>
              <w:tc>
                <w:tcPr>
                  <w:tcW w:w="1260" w:type="dxa"/>
                  <w:tcMar>
                    <w:left w:w="0" w:type="dxa"/>
                    <w:right w:w="0" w:type="dxa"/>
                  </w:tcMar>
                </w:tcPr>
                <w:p w14:paraId="4E9439C0" w14:textId="77777777" w:rsidR="001C5760" w:rsidRPr="001C5760" w:rsidRDefault="001C5760" w:rsidP="001C5760">
                  <w:pPr>
                    <w:pStyle w:val="Compact"/>
                    <w:jc w:val="right"/>
                    <w:rPr>
                      <w:ins w:id="640" w:author="Microsoft Office User" w:date="2024-12-18T12:00:00Z"/>
                      <w:rFonts w:cs="Times New Roman"/>
                      <w:sz w:val="21"/>
                      <w:szCs w:val="21"/>
                    </w:rPr>
                  </w:pPr>
                </w:p>
              </w:tc>
            </w:tr>
            <w:tr w:rsidR="001C5760" w:rsidRPr="001C5760" w14:paraId="6DF14E2C" w14:textId="77777777" w:rsidTr="001C5760">
              <w:trPr>
                <w:ins w:id="641" w:author="Microsoft Office User" w:date="2024-12-18T12:00:00Z"/>
              </w:trPr>
              <w:tc>
                <w:tcPr>
                  <w:tcW w:w="2520" w:type="dxa"/>
                  <w:tcMar>
                    <w:left w:w="0" w:type="dxa"/>
                    <w:right w:w="0" w:type="dxa"/>
                  </w:tcMar>
                </w:tcPr>
                <w:p w14:paraId="4CF3464E" w14:textId="77777777" w:rsidR="001C5760" w:rsidRPr="001C5760" w:rsidRDefault="001C5760" w:rsidP="001C5760">
                  <w:pPr>
                    <w:pStyle w:val="Compact"/>
                    <w:rPr>
                      <w:ins w:id="642" w:author="Microsoft Office User" w:date="2024-12-18T12:00:00Z"/>
                      <w:rFonts w:cs="Times New Roman"/>
                      <w:sz w:val="21"/>
                      <w:szCs w:val="21"/>
                    </w:rPr>
                  </w:pPr>
                  <w:ins w:id="643" w:author="Microsoft Office User" w:date="2024-12-18T12:00:00Z">
                    <w:r w:rsidRPr="001C5760">
                      <w:rPr>
                        <w:rFonts w:cs="Times New Roman"/>
                        <w:sz w:val="21"/>
                        <w:szCs w:val="21"/>
                      </w:rPr>
                      <w:t>Journal of Memory and Language</w:t>
                    </w:r>
                  </w:ins>
                </w:p>
              </w:tc>
              <w:tc>
                <w:tcPr>
                  <w:tcW w:w="1080" w:type="dxa"/>
                  <w:tcMar>
                    <w:left w:w="0" w:type="dxa"/>
                    <w:right w:w="0" w:type="dxa"/>
                  </w:tcMar>
                </w:tcPr>
                <w:p w14:paraId="2BDCFBC6" w14:textId="77777777" w:rsidR="001C5760" w:rsidRPr="001C5760" w:rsidRDefault="001C5760" w:rsidP="001C5760">
                  <w:pPr>
                    <w:pStyle w:val="Compact"/>
                    <w:rPr>
                      <w:ins w:id="644" w:author="Microsoft Office User" w:date="2024-12-18T12:00:00Z"/>
                      <w:rFonts w:cs="Times New Roman"/>
                      <w:sz w:val="21"/>
                      <w:szCs w:val="21"/>
                    </w:rPr>
                  </w:pPr>
                  <w:ins w:id="645" w:author="Microsoft Office User" w:date="2024-12-18T12:00:00Z">
                    <w:r w:rsidRPr="001C5760">
                      <w:rPr>
                        <w:rFonts w:cs="Times New Roman"/>
                        <w:sz w:val="21"/>
                        <w:szCs w:val="21"/>
                      </w:rPr>
                      <w:t>Special issue</w:t>
                    </w:r>
                  </w:ins>
                </w:p>
              </w:tc>
              <w:tc>
                <w:tcPr>
                  <w:tcW w:w="1710" w:type="dxa"/>
                  <w:tcMar>
                    <w:left w:w="0" w:type="dxa"/>
                    <w:right w:w="0" w:type="dxa"/>
                  </w:tcMar>
                </w:tcPr>
                <w:p w14:paraId="57B3A1D0" w14:textId="77777777" w:rsidR="001C5760" w:rsidRPr="001C5760" w:rsidRDefault="001C5760" w:rsidP="001C5760">
                  <w:pPr>
                    <w:pStyle w:val="Compact"/>
                    <w:jc w:val="right"/>
                    <w:rPr>
                      <w:ins w:id="646" w:author="Microsoft Office User" w:date="2024-12-18T12:00:00Z"/>
                      <w:rFonts w:cs="Times New Roman"/>
                      <w:sz w:val="21"/>
                      <w:szCs w:val="21"/>
                    </w:rPr>
                  </w:pPr>
                  <w:ins w:id="647" w:author="Microsoft Office User" w:date="2024-12-18T12:00:00Z">
                    <w:r w:rsidRPr="001C5760">
                      <w:rPr>
                        <w:rFonts w:ascii="Segoe UI Symbol" w:hAnsi="Segoe UI Symbol" w:cs="Segoe UI Symbol"/>
                        <w:sz w:val="21"/>
                        <w:szCs w:val="21"/>
                      </w:rPr>
                      <w:t>✓</w:t>
                    </w:r>
                  </w:ins>
                </w:p>
              </w:tc>
              <w:tc>
                <w:tcPr>
                  <w:tcW w:w="1440" w:type="dxa"/>
                  <w:tcMar>
                    <w:left w:w="0" w:type="dxa"/>
                    <w:right w:w="0" w:type="dxa"/>
                  </w:tcMar>
                </w:tcPr>
                <w:p w14:paraId="21537BF6" w14:textId="77777777" w:rsidR="001C5760" w:rsidRPr="001C5760" w:rsidRDefault="001C5760" w:rsidP="001C5760">
                  <w:pPr>
                    <w:pStyle w:val="Compact"/>
                    <w:jc w:val="right"/>
                    <w:rPr>
                      <w:ins w:id="648" w:author="Microsoft Office User" w:date="2024-12-18T12:00:00Z"/>
                      <w:rFonts w:cs="Times New Roman"/>
                      <w:sz w:val="21"/>
                      <w:szCs w:val="21"/>
                    </w:rPr>
                  </w:pPr>
                </w:p>
              </w:tc>
              <w:tc>
                <w:tcPr>
                  <w:tcW w:w="1350" w:type="dxa"/>
                  <w:tcMar>
                    <w:left w:w="0" w:type="dxa"/>
                    <w:right w:w="0" w:type="dxa"/>
                  </w:tcMar>
                </w:tcPr>
                <w:p w14:paraId="1AC74637" w14:textId="77777777" w:rsidR="001C5760" w:rsidRPr="001C5760" w:rsidRDefault="001C5760" w:rsidP="001C5760">
                  <w:pPr>
                    <w:pStyle w:val="Compact"/>
                    <w:jc w:val="right"/>
                    <w:rPr>
                      <w:ins w:id="649" w:author="Microsoft Office User" w:date="2024-12-18T12:00:00Z"/>
                      <w:rFonts w:cs="Times New Roman"/>
                      <w:sz w:val="21"/>
                      <w:szCs w:val="21"/>
                    </w:rPr>
                  </w:pPr>
                </w:p>
              </w:tc>
              <w:tc>
                <w:tcPr>
                  <w:tcW w:w="1260" w:type="dxa"/>
                  <w:tcMar>
                    <w:left w:w="0" w:type="dxa"/>
                    <w:right w:w="0" w:type="dxa"/>
                  </w:tcMar>
                </w:tcPr>
                <w:p w14:paraId="69DD6825" w14:textId="77777777" w:rsidR="001C5760" w:rsidRPr="001C5760" w:rsidRDefault="001C5760" w:rsidP="001C5760">
                  <w:pPr>
                    <w:pStyle w:val="Compact"/>
                    <w:jc w:val="right"/>
                    <w:rPr>
                      <w:ins w:id="650" w:author="Microsoft Office User" w:date="2024-12-18T12:00:00Z"/>
                      <w:rFonts w:cs="Times New Roman"/>
                      <w:sz w:val="21"/>
                      <w:szCs w:val="21"/>
                    </w:rPr>
                  </w:pPr>
                </w:p>
              </w:tc>
            </w:tr>
            <w:tr w:rsidR="001C5760" w:rsidRPr="001C5760" w14:paraId="366AE4E5" w14:textId="77777777" w:rsidTr="001C5760">
              <w:trPr>
                <w:ins w:id="651" w:author="Microsoft Office User" w:date="2024-12-18T12:00:00Z"/>
              </w:trPr>
              <w:tc>
                <w:tcPr>
                  <w:tcW w:w="2520" w:type="dxa"/>
                  <w:tcMar>
                    <w:left w:w="0" w:type="dxa"/>
                    <w:right w:w="0" w:type="dxa"/>
                  </w:tcMar>
                </w:tcPr>
                <w:p w14:paraId="5D50DC0D" w14:textId="77777777" w:rsidR="001C5760" w:rsidRPr="001C5760" w:rsidRDefault="001C5760" w:rsidP="001C5760">
                  <w:pPr>
                    <w:pStyle w:val="Compact"/>
                    <w:rPr>
                      <w:ins w:id="652" w:author="Microsoft Office User" w:date="2024-12-18T12:00:00Z"/>
                      <w:rFonts w:cs="Times New Roman"/>
                      <w:sz w:val="21"/>
                      <w:szCs w:val="21"/>
                    </w:rPr>
                  </w:pPr>
                  <w:ins w:id="653" w:author="Microsoft Office User" w:date="2024-12-18T12:00:00Z">
                    <w:r w:rsidRPr="001C5760">
                      <w:rPr>
                        <w:rFonts w:cs="Times New Roman"/>
                        <w:sz w:val="21"/>
                        <w:szCs w:val="21"/>
                      </w:rPr>
                      <w:t>Journal of Speech, Language, and Hearing Research</w:t>
                    </w:r>
                  </w:ins>
                </w:p>
              </w:tc>
              <w:tc>
                <w:tcPr>
                  <w:tcW w:w="1080" w:type="dxa"/>
                  <w:tcMar>
                    <w:left w:w="0" w:type="dxa"/>
                    <w:right w:w="0" w:type="dxa"/>
                  </w:tcMar>
                </w:tcPr>
                <w:p w14:paraId="0216D87C" w14:textId="77777777" w:rsidR="001C5760" w:rsidRPr="001C5760" w:rsidRDefault="001C5760" w:rsidP="001C5760">
                  <w:pPr>
                    <w:pStyle w:val="Compact"/>
                    <w:rPr>
                      <w:ins w:id="654" w:author="Microsoft Office User" w:date="2024-12-18T12:00:00Z"/>
                      <w:rFonts w:cs="Times New Roman"/>
                      <w:sz w:val="21"/>
                      <w:szCs w:val="21"/>
                    </w:rPr>
                  </w:pPr>
                </w:p>
              </w:tc>
              <w:tc>
                <w:tcPr>
                  <w:tcW w:w="1710" w:type="dxa"/>
                  <w:tcMar>
                    <w:left w:w="0" w:type="dxa"/>
                    <w:right w:w="0" w:type="dxa"/>
                  </w:tcMar>
                </w:tcPr>
                <w:p w14:paraId="417BC6E4" w14:textId="77777777" w:rsidR="001C5760" w:rsidRPr="001C5760" w:rsidRDefault="001C5760" w:rsidP="001C5760">
                  <w:pPr>
                    <w:pStyle w:val="Compact"/>
                    <w:jc w:val="right"/>
                    <w:rPr>
                      <w:ins w:id="655" w:author="Microsoft Office User" w:date="2024-12-18T12:00:00Z"/>
                      <w:rFonts w:cs="Times New Roman"/>
                      <w:sz w:val="21"/>
                      <w:szCs w:val="21"/>
                    </w:rPr>
                  </w:pPr>
                </w:p>
              </w:tc>
              <w:tc>
                <w:tcPr>
                  <w:tcW w:w="1440" w:type="dxa"/>
                  <w:tcMar>
                    <w:left w:w="0" w:type="dxa"/>
                    <w:right w:w="0" w:type="dxa"/>
                  </w:tcMar>
                </w:tcPr>
                <w:p w14:paraId="4489FB5C" w14:textId="77777777" w:rsidR="001C5760" w:rsidRPr="001C5760" w:rsidRDefault="001C5760" w:rsidP="001C5760">
                  <w:pPr>
                    <w:pStyle w:val="Compact"/>
                    <w:jc w:val="right"/>
                    <w:rPr>
                      <w:ins w:id="656" w:author="Microsoft Office User" w:date="2024-12-18T12:00:00Z"/>
                      <w:rFonts w:cs="Times New Roman"/>
                      <w:sz w:val="21"/>
                      <w:szCs w:val="21"/>
                    </w:rPr>
                  </w:pPr>
                </w:p>
              </w:tc>
              <w:tc>
                <w:tcPr>
                  <w:tcW w:w="1350" w:type="dxa"/>
                  <w:tcMar>
                    <w:left w:w="0" w:type="dxa"/>
                    <w:right w:w="0" w:type="dxa"/>
                  </w:tcMar>
                </w:tcPr>
                <w:p w14:paraId="7C7CE3CA" w14:textId="77777777" w:rsidR="001C5760" w:rsidRPr="001C5760" w:rsidRDefault="001C5760" w:rsidP="001C5760">
                  <w:pPr>
                    <w:pStyle w:val="Compact"/>
                    <w:jc w:val="right"/>
                    <w:rPr>
                      <w:ins w:id="657" w:author="Microsoft Office User" w:date="2024-12-18T12:00:00Z"/>
                      <w:rFonts w:cs="Times New Roman"/>
                      <w:sz w:val="21"/>
                      <w:szCs w:val="21"/>
                    </w:rPr>
                  </w:pPr>
                </w:p>
              </w:tc>
              <w:tc>
                <w:tcPr>
                  <w:tcW w:w="1260" w:type="dxa"/>
                  <w:tcMar>
                    <w:left w:w="0" w:type="dxa"/>
                    <w:right w:w="0" w:type="dxa"/>
                  </w:tcMar>
                </w:tcPr>
                <w:p w14:paraId="5E3BC7BF" w14:textId="77777777" w:rsidR="001C5760" w:rsidRPr="001C5760" w:rsidRDefault="001C5760" w:rsidP="001C5760">
                  <w:pPr>
                    <w:pStyle w:val="Compact"/>
                    <w:jc w:val="right"/>
                    <w:rPr>
                      <w:ins w:id="658" w:author="Microsoft Office User" w:date="2024-12-18T12:00:00Z"/>
                      <w:rFonts w:cs="Times New Roman"/>
                      <w:sz w:val="21"/>
                      <w:szCs w:val="21"/>
                    </w:rPr>
                  </w:pPr>
                </w:p>
              </w:tc>
            </w:tr>
            <w:tr w:rsidR="001C5760" w:rsidRPr="001C5760" w14:paraId="00F2AEA4" w14:textId="77777777" w:rsidTr="001C5760">
              <w:trPr>
                <w:ins w:id="659" w:author="Microsoft Office User" w:date="2024-12-18T12:00:00Z"/>
              </w:trPr>
              <w:tc>
                <w:tcPr>
                  <w:tcW w:w="2520" w:type="dxa"/>
                  <w:tcMar>
                    <w:left w:w="0" w:type="dxa"/>
                    <w:right w:w="0" w:type="dxa"/>
                  </w:tcMar>
                </w:tcPr>
                <w:p w14:paraId="3DDBFE5B" w14:textId="77777777" w:rsidR="001C5760" w:rsidRPr="001C5760" w:rsidRDefault="001C5760" w:rsidP="001C5760">
                  <w:pPr>
                    <w:pStyle w:val="Compact"/>
                    <w:rPr>
                      <w:ins w:id="660" w:author="Microsoft Office User" w:date="2024-12-18T12:00:00Z"/>
                      <w:rFonts w:cs="Times New Roman"/>
                      <w:sz w:val="21"/>
                      <w:szCs w:val="21"/>
                    </w:rPr>
                  </w:pPr>
                  <w:ins w:id="661" w:author="Microsoft Office User" w:date="2024-12-18T12:00:00Z">
                    <w:r w:rsidRPr="001C5760">
                      <w:rPr>
                        <w:rFonts w:cs="Times New Roman"/>
                        <w:sz w:val="21"/>
                        <w:szCs w:val="21"/>
                      </w:rPr>
                      <w:t>Language and Cognition</w:t>
                    </w:r>
                  </w:ins>
                </w:p>
              </w:tc>
              <w:tc>
                <w:tcPr>
                  <w:tcW w:w="1080" w:type="dxa"/>
                  <w:tcMar>
                    <w:left w:w="0" w:type="dxa"/>
                    <w:right w:w="0" w:type="dxa"/>
                  </w:tcMar>
                </w:tcPr>
                <w:p w14:paraId="3BB9C8BE" w14:textId="77777777" w:rsidR="001C5760" w:rsidRPr="001C5760" w:rsidRDefault="001C5760" w:rsidP="001C5760">
                  <w:pPr>
                    <w:pStyle w:val="Compact"/>
                    <w:rPr>
                      <w:ins w:id="662" w:author="Microsoft Office User" w:date="2024-12-18T12:00:00Z"/>
                      <w:rFonts w:cs="Times New Roman"/>
                      <w:sz w:val="21"/>
                      <w:szCs w:val="21"/>
                    </w:rPr>
                  </w:pPr>
                </w:p>
              </w:tc>
              <w:tc>
                <w:tcPr>
                  <w:tcW w:w="1710" w:type="dxa"/>
                  <w:tcMar>
                    <w:left w:w="0" w:type="dxa"/>
                    <w:right w:w="0" w:type="dxa"/>
                  </w:tcMar>
                </w:tcPr>
                <w:p w14:paraId="6156F923" w14:textId="77777777" w:rsidR="001C5760" w:rsidRPr="001C5760" w:rsidRDefault="001C5760" w:rsidP="001C5760">
                  <w:pPr>
                    <w:pStyle w:val="Compact"/>
                    <w:jc w:val="right"/>
                    <w:rPr>
                      <w:ins w:id="663" w:author="Microsoft Office User" w:date="2024-12-18T12:00:00Z"/>
                      <w:rFonts w:cs="Times New Roman"/>
                      <w:sz w:val="21"/>
                      <w:szCs w:val="21"/>
                    </w:rPr>
                  </w:pPr>
                </w:p>
              </w:tc>
              <w:tc>
                <w:tcPr>
                  <w:tcW w:w="1440" w:type="dxa"/>
                  <w:tcMar>
                    <w:left w:w="0" w:type="dxa"/>
                    <w:right w:w="0" w:type="dxa"/>
                  </w:tcMar>
                </w:tcPr>
                <w:p w14:paraId="60A0A4EE" w14:textId="77777777" w:rsidR="001C5760" w:rsidRPr="001C5760" w:rsidRDefault="001C5760" w:rsidP="001C5760">
                  <w:pPr>
                    <w:pStyle w:val="Compact"/>
                    <w:jc w:val="right"/>
                    <w:rPr>
                      <w:ins w:id="664" w:author="Microsoft Office User" w:date="2024-12-18T12:00:00Z"/>
                      <w:rFonts w:cs="Times New Roman"/>
                      <w:sz w:val="21"/>
                      <w:szCs w:val="21"/>
                    </w:rPr>
                  </w:pPr>
                </w:p>
              </w:tc>
              <w:tc>
                <w:tcPr>
                  <w:tcW w:w="1350" w:type="dxa"/>
                  <w:tcMar>
                    <w:left w:w="0" w:type="dxa"/>
                    <w:right w:w="0" w:type="dxa"/>
                  </w:tcMar>
                </w:tcPr>
                <w:p w14:paraId="0DE429E9" w14:textId="77777777" w:rsidR="001C5760" w:rsidRPr="001C5760" w:rsidRDefault="001C5760" w:rsidP="001C5760">
                  <w:pPr>
                    <w:pStyle w:val="Compact"/>
                    <w:jc w:val="right"/>
                    <w:rPr>
                      <w:ins w:id="665" w:author="Microsoft Office User" w:date="2024-12-18T12:00:00Z"/>
                      <w:rFonts w:cs="Times New Roman"/>
                      <w:sz w:val="21"/>
                      <w:szCs w:val="21"/>
                    </w:rPr>
                  </w:pPr>
                </w:p>
              </w:tc>
              <w:tc>
                <w:tcPr>
                  <w:tcW w:w="1260" w:type="dxa"/>
                  <w:tcMar>
                    <w:left w:w="0" w:type="dxa"/>
                    <w:right w:w="0" w:type="dxa"/>
                  </w:tcMar>
                </w:tcPr>
                <w:p w14:paraId="05289542" w14:textId="77777777" w:rsidR="001C5760" w:rsidRPr="001C5760" w:rsidRDefault="001C5760" w:rsidP="001C5760">
                  <w:pPr>
                    <w:pStyle w:val="Compact"/>
                    <w:jc w:val="right"/>
                    <w:rPr>
                      <w:ins w:id="666" w:author="Microsoft Office User" w:date="2024-12-18T12:00:00Z"/>
                      <w:rFonts w:cs="Times New Roman"/>
                      <w:sz w:val="21"/>
                      <w:szCs w:val="21"/>
                    </w:rPr>
                  </w:pPr>
                </w:p>
              </w:tc>
            </w:tr>
            <w:tr w:rsidR="001C5760" w:rsidRPr="001C5760" w14:paraId="36812CD2" w14:textId="77777777" w:rsidTr="001C5760">
              <w:trPr>
                <w:ins w:id="667" w:author="Microsoft Office User" w:date="2024-12-18T12:00:00Z"/>
              </w:trPr>
              <w:tc>
                <w:tcPr>
                  <w:tcW w:w="2520" w:type="dxa"/>
                  <w:tcMar>
                    <w:left w:w="0" w:type="dxa"/>
                    <w:right w:w="0" w:type="dxa"/>
                  </w:tcMar>
                </w:tcPr>
                <w:p w14:paraId="79227CC0" w14:textId="77777777" w:rsidR="001C5760" w:rsidRPr="001C5760" w:rsidRDefault="001C5760" w:rsidP="001C5760">
                  <w:pPr>
                    <w:pStyle w:val="Compact"/>
                    <w:rPr>
                      <w:ins w:id="668" w:author="Microsoft Office User" w:date="2024-12-18T12:00:00Z"/>
                      <w:rFonts w:cs="Times New Roman"/>
                      <w:sz w:val="21"/>
                      <w:szCs w:val="21"/>
                    </w:rPr>
                  </w:pPr>
                  <w:ins w:id="669" w:author="Microsoft Office User" w:date="2024-12-18T12:00:00Z">
                    <w:r w:rsidRPr="001C5760">
                      <w:rPr>
                        <w:rFonts w:cs="Times New Roman"/>
                        <w:sz w:val="21"/>
                        <w:szCs w:val="21"/>
                      </w:rPr>
                      <w:t>Language and Speech</w:t>
                    </w:r>
                  </w:ins>
                </w:p>
              </w:tc>
              <w:tc>
                <w:tcPr>
                  <w:tcW w:w="1080" w:type="dxa"/>
                  <w:tcMar>
                    <w:left w:w="0" w:type="dxa"/>
                    <w:right w:w="0" w:type="dxa"/>
                  </w:tcMar>
                </w:tcPr>
                <w:p w14:paraId="3B18D447" w14:textId="77777777" w:rsidR="001C5760" w:rsidRPr="001C5760" w:rsidRDefault="001C5760" w:rsidP="001C5760">
                  <w:pPr>
                    <w:pStyle w:val="Compact"/>
                    <w:rPr>
                      <w:ins w:id="670" w:author="Microsoft Office User" w:date="2024-12-18T12:00:00Z"/>
                      <w:rFonts w:cs="Times New Roman"/>
                      <w:sz w:val="21"/>
                      <w:szCs w:val="21"/>
                    </w:rPr>
                  </w:pPr>
                  <w:ins w:id="671" w:author="Microsoft Office User" w:date="2024-12-18T12:00:00Z">
                    <w:r w:rsidRPr="001C5760">
                      <w:rPr>
                        <w:rFonts w:cs="Times New Roman"/>
                        <w:sz w:val="21"/>
                        <w:szCs w:val="21"/>
                      </w:rPr>
                      <w:t>Indefinite</w:t>
                    </w:r>
                  </w:ins>
                </w:p>
              </w:tc>
              <w:tc>
                <w:tcPr>
                  <w:tcW w:w="1710" w:type="dxa"/>
                  <w:tcMar>
                    <w:left w:w="0" w:type="dxa"/>
                    <w:right w:w="0" w:type="dxa"/>
                  </w:tcMar>
                </w:tcPr>
                <w:p w14:paraId="429476D8" w14:textId="77777777" w:rsidR="001C5760" w:rsidRPr="001C5760" w:rsidRDefault="001C5760" w:rsidP="001C5760">
                  <w:pPr>
                    <w:pStyle w:val="Compact"/>
                    <w:jc w:val="right"/>
                    <w:rPr>
                      <w:ins w:id="672" w:author="Microsoft Office User" w:date="2024-12-18T12:00:00Z"/>
                      <w:rFonts w:cs="Times New Roman"/>
                      <w:sz w:val="21"/>
                      <w:szCs w:val="21"/>
                    </w:rPr>
                  </w:pPr>
                  <w:ins w:id="673" w:author="Microsoft Office User" w:date="2024-12-18T12:00:00Z">
                    <w:r w:rsidRPr="001C5760">
                      <w:rPr>
                        <w:rFonts w:ascii="Segoe UI Symbol" w:hAnsi="Segoe UI Symbol" w:cs="Segoe UI Symbol"/>
                        <w:sz w:val="21"/>
                        <w:szCs w:val="21"/>
                      </w:rPr>
                      <w:t>✓</w:t>
                    </w:r>
                  </w:ins>
                </w:p>
              </w:tc>
              <w:tc>
                <w:tcPr>
                  <w:tcW w:w="1440" w:type="dxa"/>
                  <w:tcMar>
                    <w:left w:w="0" w:type="dxa"/>
                    <w:right w:w="0" w:type="dxa"/>
                  </w:tcMar>
                </w:tcPr>
                <w:p w14:paraId="54A00825" w14:textId="77777777" w:rsidR="001C5760" w:rsidRPr="001C5760" w:rsidRDefault="001C5760" w:rsidP="001C5760">
                  <w:pPr>
                    <w:pStyle w:val="Compact"/>
                    <w:jc w:val="right"/>
                    <w:rPr>
                      <w:ins w:id="674" w:author="Microsoft Office User" w:date="2024-12-18T12:00:00Z"/>
                      <w:rFonts w:cs="Times New Roman"/>
                      <w:sz w:val="21"/>
                      <w:szCs w:val="21"/>
                    </w:rPr>
                  </w:pPr>
                </w:p>
              </w:tc>
              <w:tc>
                <w:tcPr>
                  <w:tcW w:w="1350" w:type="dxa"/>
                  <w:tcMar>
                    <w:left w:w="0" w:type="dxa"/>
                    <w:right w:w="0" w:type="dxa"/>
                  </w:tcMar>
                </w:tcPr>
                <w:p w14:paraId="1A655ED1" w14:textId="77777777" w:rsidR="001C5760" w:rsidRPr="001C5760" w:rsidRDefault="001C5760" w:rsidP="001C5760">
                  <w:pPr>
                    <w:pStyle w:val="Compact"/>
                    <w:jc w:val="right"/>
                    <w:rPr>
                      <w:ins w:id="675" w:author="Microsoft Office User" w:date="2024-12-18T12:00:00Z"/>
                      <w:rFonts w:cs="Times New Roman"/>
                      <w:sz w:val="21"/>
                      <w:szCs w:val="21"/>
                    </w:rPr>
                  </w:pPr>
                  <w:ins w:id="676" w:author="Microsoft Office User" w:date="2024-12-18T12:00:00Z">
                    <w:r w:rsidRPr="001C5760">
                      <w:rPr>
                        <w:rFonts w:ascii="Segoe UI Symbol" w:hAnsi="Segoe UI Symbol" w:cs="Segoe UI Symbol"/>
                        <w:sz w:val="21"/>
                        <w:szCs w:val="21"/>
                      </w:rPr>
                      <w:t>✓</w:t>
                    </w:r>
                  </w:ins>
                </w:p>
              </w:tc>
              <w:tc>
                <w:tcPr>
                  <w:tcW w:w="1260" w:type="dxa"/>
                  <w:tcMar>
                    <w:left w:w="0" w:type="dxa"/>
                    <w:right w:w="0" w:type="dxa"/>
                  </w:tcMar>
                </w:tcPr>
                <w:p w14:paraId="3DF33691" w14:textId="77777777" w:rsidR="001C5760" w:rsidRPr="001C5760" w:rsidRDefault="001C5760" w:rsidP="001C5760">
                  <w:pPr>
                    <w:pStyle w:val="Compact"/>
                    <w:jc w:val="right"/>
                    <w:rPr>
                      <w:ins w:id="677" w:author="Microsoft Office User" w:date="2024-12-18T12:00:00Z"/>
                      <w:rFonts w:cs="Times New Roman"/>
                      <w:sz w:val="21"/>
                      <w:szCs w:val="21"/>
                    </w:rPr>
                  </w:pPr>
                  <w:ins w:id="678" w:author="Microsoft Office User" w:date="2024-12-18T12:00:00Z">
                    <w:r w:rsidRPr="001C5760">
                      <w:rPr>
                        <w:rFonts w:ascii="Segoe UI Symbol" w:hAnsi="Segoe UI Symbol" w:cs="Segoe UI Symbol"/>
                        <w:sz w:val="21"/>
                        <w:szCs w:val="21"/>
                      </w:rPr>
                      <w:t>✓</w:t>
                    </w:r>
                  </w:ins>
                </w:p>
              </w:tc>
            </w:tr>
            <w:tr w:rsidR="001C5760" w:rsidRPr="001C5760" w14:paraId="4E78B814" w14:textId="77777777" w:rsidTr="001C5760">
              <w:trPr>
                <w:ins w:id="679" w:author="Microsoft Office User" w:date="2024-12-18T12:00:00Z"/>
              </w:trPr>
              <w:tc>
                <w:tcPr>
                  <w:tcW w:w="2520" w:type="dxa"/>
                  <w:tcMar>
                    <w:left w:w="0" w:type="dxa"/>
                    <w:right w:w="0" w:type="dxa"/>
                  </w:tcMar>
                </w:tcPr>
                <w:p w14:paraId="14A14D75" w14:textId="77777777" w:rsidR="001C5760" w:rsidRPr="001C5760" w:rsidRDefault="001C5760" w:rsidP="001C5760">
                  <w:pPr>
                    <w:pStyle w:val="Compact"/>
                    <w:rPr>
                      <w:ins w:id="680" w:author="Microsoft Office User" w:date="2024-12-18T12:00:00Z"/>
                      <w:rFonts w:cs="Times New Roman"/>
                      <w:sz w:val="21"/>
                      <w:szCs w:val="21"/>
                    </w:rPr>
                  </w:pPr>
                  <w:ins w:id="681" w:author="Microsoft Office User" w:date="2024-12-18T12:00:00Z">
                    <w:r w:rsidRPr="001C5760">
                      <w:rPr>
                        <w:rFonts w:cs="Times New Roman"/>
                        <w:sz w:val="21"/>
                        <w:szCs w:val="21"/>
                      </w:rPr>
                      <w:t>Language Learning</w:t>
                    </w:r>
                  </w:ins>
                </w:p>
              </w:tc>
              <w:tc>
                <w:tcPr>
                  <w:tcW w:w="1080" w:type="dxa"/>
                  <w:tcMar>
                    <w:left w:w="0" w:type="dxa"/>
                    <w:right w:w="0" w:type="dxa"/>
                  </w:tcMar>
                </w:tcPr>
                <w:p w14:paraId="0B253AD4" w14:textId="77777777" w:rsidR="001C5760" w:rsidRPr="001C5760" w:rsidRDefault="001C5760" w:rsidP="001C5760">
                  <w:pPr>
                    <w:pStyle w:val="Compact"/>
                    <w:rPr>
                      <w:ins w:id="682" w:author="Microsoft Office User" w:date="2024-12-18T12:00:00Z"/>
                      <w:rFonts w:cs="Times New Roman"/>
                      <w:sz w:val="21"/>
                      <w:szCs w:val="21"/>
                    </w:rPr>
                  </w:pPr>
                  <w:ins w:id="683" w:author="Microsoft Office User" w:date="2024-12-18T12:00:00Z">
                    <w:r w:rsidRPr="001C5760">
                      <w:rPr>
                        <w:rFonts w:cs="Times New Roman"/>
                        <w:sz w:val="21"/>
                        <w:szCs w:val="21"/>
                      </w:rPr>
                      <w:t>Indefinite</w:t>
                    </w:r>
                  </w:ins>
                </w:p>
              </w:tc>
              <w:tc>
                <w:tcPr>
                  <w:tcW w:w="1710" w:type="dxa"/>
                  <w:tcMar>
                    <w:left w:w="0" w:type="dxa"/>
                    <w:right w:w="0" w:type="dxa"/>
                  </w:tcMar>
                </w:tcPr>
                <w:p w14:paraId="2E4E88C5" w14:textId="77777777" w:rsidR="001C5760" w:rsidRPr="001C5760" w:rsidRDefault="001C5760" w:rsidP="001C5760">
                  <w:pPr>
                    <w:pStyle w:val="Compact"/>
                    <w:jc w:val="right"/>
                    <w:rPr>
                      <w:ins w:id="684" w:author="Microsoft Office User" w:date="2024-12-18T12:00:00Z"/>
                      <w:rFonts w:cs="Times New Roman"/>
                      <w:sz w:val="21"/>
                      <w:szCs w:val="21"/>
                    </w:rPr>
                  </w:pPr>
                  <w:ins w:id="685" w:author="Microsoft Office User" w:date="2024-12-18T12:00:00Z">
                    <w:r w:rsidRPr="001C5760">
                      <w:rPr>
                        <w:rFonts w:ascii="Segoe UI Symbol" w:hAnsi="Segoe UI Symbol" w:cs="Segoe UI Symbol"/>
                        <w:sz w:val="21"/>
                        <w:szCs w:val="21"/>
                      </w:rPr>
                      <w:t>✓</w:t>
                    </w:r>
                  </w:ins>
                </w:p>
              </w:tc>
              <w:tc>
                <w:tcPr>
                  <w:tcW w:w="1440" w:type="dxa"/>
                  <w:tcMar>
                    <w:left w:w="0" w:type="dxa"/>
                    <w:right w:w="0" w:type="dxa"/>
                  </w:tcMar>
                </w:tcPr>
                <w:p w14:paraId="15E1B86C" w14:textId="77777777" w:rsidR="001C5760" w:rsidRPr="001C5760" w:rsidRDefault="001C5760" w:rsidP="001C5760">
                  <w:pPr>
                    <w:pStyle w:val="Compact"/>
                    <w:jc w:val="right"/>
                    <w:rPr>
                      <w:ins w:id="686" w:author="Microsoft Office User" w:date="2024-12-18T12:00:00Z"/>
                      <w:rFonts w:cs="Times New Roman"/>
                      <w:sz w:val="21"/>
                      <w:szCs w:val="21"/>
                    </w:rPr>
                  </w:pPr>
                  <w:ins w:id="687" w:author="Microsoft Office User" w:date="2024-12-18T12:00:00Z">
                    <w:r w:rsidRPr="001C5760">
                      <w:rPr>
                        <w:rFonts w:ascii="Segoe UI Symbol" w:hAnsi="Segoe UI Symbol" w:cs="Segoe UI Symbol"/>
                        <w:sz w:val="21"/>
                        <w:szCs w:val="21"/>
                      </w:rPr>
                      <w:t>✓</w:t>
                    </w:r>
                  </w:ins>
                </w:p>
              </w:tc>
              <w:tc>
                <w:tcPr>
                  <w:tcW w:w="1350" w:type="dxa"/>
                  <w:tcMar>
                    <w:left w:w="0" w:type="dxa"/>
                    <w:right w:w="0" w:type="dxa"/>
                  </w:tcMar>
                </w:tcPr>
                <w:p w14:paraId="0F6CCC52" w14:textId="77777777" w:rsidR="001C5760" w:rsidRPr="001C5760" w:rsidRDefault="001C5760" w:rsidP="001C5760">
                  <w:pPr>
                    <w:pStyle w:val="Compact"/>
                    <w:jc w:val="right"/>
                    <w:rPr>
                      <w:ins w:id="688" w:author="Microsoft Office User" w:date="2024-12-18T12:00:00Z"/>
                      <w:rFonts w:cs="Times New Roman"/>
                      <w:sz w:val="21"/>
                      <w:szCs w:val="21"/>
                    </w:rPr>
                  </w:pPr>
                  <w:ins w:id="689" w:author="Microsoft Office User" w:date="2024-12-18T12:00:00Z">
                    <w:r w:rsidRPr="001C5760">
                      <w:rPr>
                        <w:rFonts w:ascii="Segoe UI Symbol" w:hAnsi="Segoe UI Symbol" w:cs="Segoe UI Symbol"/>
                        <w:sz w:val="21"/>
                        <w:szCs w:val="21"/>
                      </w:rPr>
                      <w:t>✓</w:t>
                    </w:r>
                  </w:ins>
                </w:p>
              </w:tc>
              <w:tc>
                <w:tcPr>
                  <w:tcW w:w="1260" w:type="dxa"/>
                  <w:tcMar>
                    <w:left w:w="0" w:type="dxa"/>
                    <w:right w:w="0" w:type="dxa"/>
                  </w:tcMar>
                </w:tcPr>
                <w:p w14:paraId="5BE72B65" w14:textId="77777777" w:rsidR="001C5760" w:rsidRPr="001C5760" w:rsidRDefault="001C5760" w:rsidP="001C5760">
                  <w:pPr>
                    <w:pStyle w:val="Compact"/>
                    <w:jc w:val="right"/>
                    <w:rPr>
                      <w:ins w:id="690" w:author="Microsoft Office User" w:date="2024-12-18T12:00:00Z"/>
                      <w:rFonts w:cs="Times New Roman"/>
                      <w:sz w:val="21"/>
                      <w:szCs w:val="21"/>
                    </w:rPr>
                  </w:pPr>
                  <w:ins w:id="691" w:author="Microsoft Office User" w:date="2024-12-18T12:00:00Z">
                    <w:r w:rsidRPr="001C5760">
                      <w:rPr>
                        <w:rFonts w:ascii="Segoe UI Symbol" w:hAnsi="Segoe UI Symbol" w:cs="Segoe UI Symbol"/>
                        <w:sz w:val="21"/>
                        <w:szCs w:val="21"/>
                      </w:rPr>
                      <w:t>✓</w:t>
                    </w:r>
                  </w:ins>
                </w:p>
              </w:tc>
            </w:tr>
            <w:tr w:rsidR="001C5760" w:rsidRPr="001C5760" w14:paraId="44284344" w14:textId="77777777" w:rsidTr="001C5760">
              <w:trPr>
                <w:ins w:id="692" w:author="Microsoft Office User" w:date="2024-12-18T12:00:00Z"/>
              </w:trPr>
              <w:tc>
                <w:tcPr>
                  <w:tcW w:w="2520" w:type="dxa"/>
                  <w:tcMar>
                    <w:left w:w="0" w:type="dxa"/>
                    <w:right w:w="0" w:type="dxa"/>
                  </w:tcMar>
                </w:tcPr>
                <w:p w14:paraId="083AB0CF" w14:textId="77777777" w:rsidR="001C5760" w:rsidRPr="001C5760" w:rsidRDefault="001C5760" w:rsidP="001C5760">
                  <w:pPr>
                    <w:pStyle w:val="Compact"/>
                    <w:rPr>
                      <w:ins w:id="693" w:author="Microsoft Office User" w:date="2024-12-18T12:00:00Z"/>
                      <w:rFonts w:cs="Times New Roman"/>
                      <w:sz w:val="21"/>
                      <w:szCs w:val="21"/>
                    </w:rPr>
                  </w:pPr>
                  <w:ins w:id="694" w:author="Microsoft Office User" w:date="2024-12-18T12:00:00Z">
                    <w:r w:rsidRPr="001C5760">
                      <w:rPr>
                        <w:rFonts w:cs="Times New Roman"/>
                        <w:sz w:val="21"/>
                        <w:szCs w:val="21"/>
                      </w:rPr>
                      <w:t>Linguistics</w:t>
                    </w:r>
                  </w:ins>
                </w:p>
              </w:tc>
              <w:tc>
                <w:tcPr>
                  <w:tcW w:w="1080" w:type="dxa"/>
                  <w:tcMar>
                    <w:left w:w="0" w:type="dxa"/>
                    <w:right w:w="0" w:type="dxa"/>
                  </w:tcMar>
                </w:tcPr>
                <w:p w14:paraId="4E9DAAFF" w14:textId="77777777" w:rsidR="001C5760" w:rsidRPr="001C5760" w:rsidRDefault="001C5760" w:rsidP="001C5760">
                  <w:pPr>
                    <w:pStyle w:val="Compact"/>
                    <w:rPr>
                      <w:ins w:id="695" w:author="Microsoft Office User" w:date="2024-12-18T12:00:00Z"/>
                      <w:rFonts w:cs="Times New Roman"/>
                      <w:sz w:val="21"/>
                      <w:szCs w:val="21"/>
                    </w:rPr>
                  </w:pPr>
                  <w:ins w:id="696" w:author="Microsoft Office User" w:date="2024-12-18T12:00:00Z">
                    <w:r w:rsidRPr="001C5760">
                      <w:rPr>
                        <w:rFonts w:cs="Times New Roman"/>
                        <w:sz w:val="21"/>
                        <w:szCs w:val="21"/>
                      </w:rPr>
                      <w:t>Indefinite</w:t>
                    </w:r>
                  </w:ins>
                </w:p>
              </w:tc>
              <w:tc>
                <w:tcPr>
                  <w:tcW w:w="1710" w:type="dxa"/>
                  <w:tcMar>
                    <w:left w:w="0" w:type="dxa"/>
                    <w:right w:w="0" w:type="dxa"/>
                  </w:tcMar>
                </w:tcPr>
                <w:p w14:paraId="11B5E283" w14:textId="77777777" w:rsidR="001C5760" w:rsidRPr="001C5760" w:rsidRDefault="001C5760" w:rsidP="001C5760">
                  <w:pPr>
                    <w:pStyle w:val="Compact"/>
                    <w:jc w:val="right"/>
                    <w:rPr>
                      <w:ins w:id="697" w:author="Microsoft Office User" w:date="2024-12-18T12:00:00Z"/>
                      <w:rFonts w:cs="Times New Roman"/>
                      <w:sz w:val="21"/>
                      <w:szCs w:val="21"/>
                    </w:rPr>
                  </w:pPr>
                  <w:ins w:id="698" w:author="Microsoft Office User" w:date="2024-12-18T12:00:00Z">
                    <w:r w:rsidRPr="001C5760">
                      <w:rPr>
                        <w:rFonts w:ascii="Segoe UI Symbol" w:hAnsi="Segoe UI Symbol" w:cs="Segoe UI Symbol"/>
                        <w:sz w:val="21"/>
                        <w:szCs w:val="21"/>
                      </w:rPr>
                      <w:t>✓</w:t>
                    </w:r>
                  </w:ins>
                </w:p>
              </w:tc>
              <w:tc>
                <w:tcPr>
                  <w:tcW w:w="1440" w:type="dxa"/>
                  <w:tcMar>
                    <w:left w:w="0" w:type="dxa"/>
                    <w:right w:w="0" w:type="dxa"/>
                  </w:tcMar>
                </w:tcPr>
                <w:p w14:paraId="09BF8852" w14:textId="77777777" w:rsidR="001C5760" w:rsidRPr="001C5760" w:rsidRDefault="001C5760" w:rsidP="001C5760">
                  <w:pPr>
                    <w:pStyle w:val="Compact"/>
                    <w:jc w:val="right"/>
                    <w:rPr>
                      <w:ins w:id="699" w:author="Microsoft Office User" w:date="2024-12-18T12:00:00Z"/>
                      <w:rFonts w:cs="Times New Roman"/>
                      <w:sz w:val="21"/>
                      <w:szCs w:val="21"/>
                    </w:rPr>
                  </w:pPr>
                </w:p>
              </w:tc>
              <w:tc>
                <w:tcPr>
                  <w:tcW w:w="1350" w:type="dxa"/>
                  <w:tcMar>
                    <w:left w:w="0" w:type="dxa"/>
                    <w:right w:w="0" w:type="dxa"/>
                  </w:tcMar>
                </w:tcPr>
                <w:p w14:paraId="13DD6545" w14:textId="77777777" w:rsidR="001C5760" w:rsidRPr="001C5760" w:rsidRDefault="001C5760" w:rsidP="001C5760">
                  <w:pPr>
                    <w:pStyle w:val="Compact"/>
                    <w:jc w:val="right"/>
                    <w:rPr>
                      <w:ins w:id="700" w:author="Microsoft Office User" w:date="2024-12-18T12:00:00Z"/>
                      <w:rFonts w:cs="Times New Roman"/>
                      <w:sz w:val="21"/>
                      <w:szCs w:val="21"/>
                    </w:rPr>
                  </w:pPr>
                </w:p>
              </w:tc>
              <w:tc>
                <w:tcPr>
                  <w:tcW w:w="1260" w:type="dxa"/>
                  <w:tcMar>
                    <w:left w:w="0" w:type="dxa"/>
                    <w:right w:w="0" w:type="dxa"/>
                  </w:tcMar>
                </w:tcPr>
                <w:p w14:paraId="2F82B360" w14:textId="77777777" w:rsidR="001C5760" w:rsidRPr="001C5760" w:rsidRDefault="001C5760" w:rsidP="001C5760">
                  <w:pPr>
                    <w:pStyle w:val="Compact"/>
                    <w:jc w:val="right"/>
                    <w:rPr>
                      <w:ins w:id="701" w:author="Microsoft Office User" w:date="2024-12-18T12:00:00Z"/>
                      <w:rFonts w:cs="Times New Roman"/>
                      <w:sz w:val="21"/>
                      <w:szCs w:val="21"/>
                    </w:rPr>
                  </w:pPr>
                  <w:ins w:id="702" w:author="Microsoft Office User" w:date="2024-12-18T12:00:00Z">
                    <w:r w:rsidRPr="001C5760">
                      <w:rPr>
                        <w:rFonts w:ascii="Segoe UI Symbol" w:hAnsi="Segoe UI Symbol" w:cs="Segoe UI Symbol"/>
                        <w:sz w:val="21"/>
                        <w:szCs w:val="21"/>
                      </w:rPr>
                      <w:t>✓</w:t>
                    </w:r>
                  </w:ins>
                </w:p>
              </w:tc>
            </w:tr>
            <w:tr w:rsidR="001C5760" w:rsidRPr="001C5760" w14:paraId="348B90C5" w14:textId="77777777" w:rsidTr="001C5760">
              <w:trPr>
                <w:ins w:id="703" w:author="Microsoft Office User" w:date="2024-12-18T12:00:00Z"/>
              </w:trPr>
              <w:tc>
                <w:tcPr>
                  <w:tcW w:w="2520" w:type="dxa"/>
                  <w:tcMar>
                    <w:left w:w="0" w:type="dxa"/>
                    <w:right w:w="0" w:type="dxa"/>
                  </w:tcMar>
                </w:tcPr>
                <w:p w14:paraId="57A955ED" w14:textId="77777777" w:rsidR="001C5760" w:rsidRPr="001C5760" w:rsidRDefault="001C5760" w:rsidP="001C5760">
                  <w:pPr>
                    <w:pStyle w:val="Compact"/>
                    <w:rPr>
                      <w:ins w:id="704" w:author="Microsoft Office User" w:date="2024-12-18T12:00:00Z"/>
                      <w:rFonts w:cs="Times New Roman"/>
                      <w:sz w:val="21"/>
                      <w:szCs w:val="21"/>
                    </w:rPr>
                  </w:pPr>
                  <w:ins w:id="705" w:author="Microsoft Office User" w:date="2024-12-18T12:00:00Z">
                    <w:r w:rsidRPr="001C5760">
                      <w:rPr>
                        <w:rFonts w:cs="Times New Roman"/>
                        <w:sz w:val="21"/>
                        <w:szCs w:val="21"/>
                      </w:rPr>
                      <w:t>Neurobiology of Language</w:t>
                    </w:r>
                  </w:ins>
                </w:p>
              </w:tc>
              <w:tc>
                <w:tcPr>
                  <w:tcW w:w="1080" w:type="dxa"/>
                  <w:tcMar>
                    <w:left w:w="0" w:type="dxa"/>
                    <w:right w:w="0" w:type="dxa"/>
                  </w:tcMar>
                </w:tcPr>
                <w:p w14:paraId="16525737" w14:textId="77777777" w:rsidR="001C5760" w:rsidRPr="001C5760" w:rsidRDefault="001C5760" w:rsidP="001C5760">
                  <w:pPr>
                    <w:pStyle w:val="Compact"/>
                    <w:rPr>
                      <w:ins w:id="706" w:author="Microsoft Office User" w:date="2024-12-18T12:00:00Z"/>
                      <w:rFonts w:cs="Times New Roman"/>
                      <w:sz w:val="21"/>
                      <w:szCs w:val="21"/>
                    </w:rPr>
                  </w:pPr>
                  <w:ins w:id="707" w:author="Microsoft Office User" w:date="2024-12-18T12:00:00Z">
                    <w:r w:rsidRPr="001C5760">
                      <w:rPr>
                        <w:rFonts w:cs="Times New Roman"/>
                        <w:sz w:val="21"/>
                        <w:szCs w:val="21"/>
                      </w:rPr>
                      <w:t>Indefinite</w:t>
                    </w:r>
                  </w:ins>
                </w:p>
              </w:tc>
              <w:tc>
                <w:tcPr>
                  <w:tcW w:w="1710" w:type="dxa"/>
                  <w:tcMar>
                    <w:left w:w="0" w:type="dxa"/>
                    <w:right w:w="0" w:type="dxa"/>
                  </w:tcMar>
                </w:tcPr>
                <w:p w14:paraId="6FE8A4F5" w14:textId="77777777" w:rsidR="001C5760" w:rsidRPr="001C5760" w:rsidRDefault="001C5760" w:rsidP="001C5760">
                  <w:pPr>
                    <w:pStyle w:val="Compact"/>
                    <w:jc w:val="right"/>
                    <w:rPr>
                      <w:ins w:id="708" w:author="Microsoft Office User" w:date="2024-12-18T12:00:00Z"/>
                      <w:rFonts w:cs="Times New Roman"/>
                      <w:sz w:val="21"/>
                      <w:szCs w:val="21"/>
                    </w:rPr>
                  </w:pPr>
                  <w:ins w:id="709" w:author="Microsoft Office User" w:date="2024-12-18T12:00:00Z">
                    <w:r w:rsidRPr="001C5760">
                      <w:rPr>
                        <w:rFonts w:cs="Times New Roman"/>
                        <w:sz w:val="21"/>
                        <w:szCs w:val="21"/>
                      </w:rPr>
                      <w:t>TBA</w:t>
                    </w:r>
                  </w:ins>
                </w:p>
              </w:tc>
              <w:tc>
                <w:tcPr>
                  <w:tcW w:w="1440" w:type="dxa"/>
                  <w:tcMar>
                    <w:left w:w="0" w:type="dxa"/>
                    <w:right w:w="0" w:type="dxa"/>
                  </w:tcMar>
                </w:tcPr>
                <w:p w14:paraId="4B0D2BE3" w14:textId="77777777" w:rsidR="001C5760" w:rsidRPr="001C5760" w:rsidRDefault="001C5760" w:rsidP="001C5760">
                  <w:pPr>
                    <w:pStyle w:val="Compact"/>
                    <w:jc w:val="right"/>
                    <w:rPr>
                      <w:ins w:id="710" w:author="Microsoft Office User" w:date="2024-12-18T12:00:00Z"/>
                      <w:rFonts w:cs="Times New Roman"/>
                      <w:sz w:val="21"/>
                      <w:szCs w:val="21"/>
                    </w:rPr>
                  </w:pPr>
                  <w:ins w:id="711" w:author="Microsoft Office User" w:date="2024-12-18T12:00:00Z">
                    <w:r w:rsidRPr="001C5760">
                      <w:rPr>
                        <w:rFonts w:cs="Times New Roman"/>
                        <w:sz w:val="21"/>
                        <w:szCs w:val="21"/>
                      </w:rPr>
                      <w:t>TBA</w:t>
                    </w:r>
                  </w:ins>
                </w:p>
              </w:tc>
              <w:tc>
                <w:tcPr>
                  <w:tcW w:w="1350" w:type="dxa"/>
                  <w:tcMar>
                    <w:left w:w="0" w:type="dxa"/>
                    <w:right w:w="0" w:type="dxa"/>
                  </w:tcMar>
                </w:tcPr>
                <w:p w14:paraId="5359780F" w14:textId="77777777" w:rsidR="001C5760" w:rsidRPr="001C5760" w:rsidRDefault="001C5760" w:rsidP="001C5760">
                  <w:pPr>
                    <w:pStyle w:val="Compact"/>
                    <w:jc w:val="right"/>
                    <w:rPr>
                      <w:ins w:id="712" w:author="Microsoft Office User" w:date="2024-12-18T12:00:00Z"/>
                      <w:rFonts w:cs="Times New Roman"/>
                      <w:sz w:val="21"/>
                      <w:szCs w:val="21"/>
                    </w:rPr>
                  </w:pPr>
                  <w:ins w:id="713" w:author="Microsoft Office User" w:date="2024-12-18T12:00:00Z">
                    <w:r w:rsidRPr="001C5760">
                      <w:rPr>
                        <w:rFonts w:cs="Times New Roman"/>
                        <w:sz w:val="21"/>
                        <w:szCs w:val="21"/>
                      </w:rPr>
                      <w:t>TBA</w:t>
                    </w:r>
                  </w:ins>
                </w:p>
              </w:tc>
              <w:tc>
                <w:tcPr>
                  <w:tcW w:w="1260" w:type="dxa"/>
                  <w:tcMar>
                    <w:left w:w="0" w:type="dxa"/>
                    <w:right w:w="0" w:type="dxa"/>
                  </w:tcMar>
                </w:tcPr>
                <w:p w14:paraId="2A5FB410" w14:textId="77777777" w:rsidR="001C5760" w:rsidRPr="001C5760" w:rsidRDefault="001C5760" w:rsidP="001C5760">
                  <w:pPr>
                    <w:pStyle w:val="Compact"/>
                    <w:jc w:val="right"/>
                    <w:rPr>
                      <w:ins w:id="714" w:author="Microsoft Office User" w:date="2024-12-18T12:00:00Z"/>
                      <w:rFonts w:cs="Times New Roman"/>
                      <w:sz w:val="21"/>
                      <w:szCs w:val="21"/>
                    </w:rPr>
                  </w:pPr>
                  <w:ins w:id="715" w:author="Microsoft Office User" w:date="2024-12-18T12:00:00Z">
                    <w:r w:rsidRPr="001C5760">
                      <w:rPr>
                        <w:rFonts w:cs="Times New Roman"/>
                        <w:sz w:val="21"/>
                        <w:szCs w:val="21"/>
                      </w:rPr>
                      <w:t>TBA</w:t>
                    </w:r>
                  </w:ins>
                </w:p>
              </w:tc>
            </w:tr>
            <w:tr w:rsidR="001C5760" w:rsidRPr="001C5760" w14:paraId="5E3D5486" w14:textId="77777777" w:rsidTr="001C5760">
              <w:trPr>
                <w:ins w:id="716" w:author="Microsoft Office User" w:date="2024-12-18T12:00:00Z"/>
              </w:trPr>
              <w:tc>
                <w:tcPr>
                  <w:tcW w:w="2520" w:type="dxa"/>
                  <w:tcMar>
                    <w:left w:w="0" w:type="dxa"/>
                    <w:right w:w="0" w:type="dxa"/>
                  </w:tcMar>
                </w:tcPr>
                <w:p w14:paraId="693DAFEE" w14:textId="77777777" w:rsidR="001C5760" w:rsidRPr="001C5760" w:rsidRDefault="001C5760" w:rsidP="001C5760">
                  <w:pPr>
                    <w:pStyle w:val="Compact"/>
                    <w:rPr>
                      <w:ins w:id="717" w:author="Microsoft Office User" w:date="2024-12-18T12:00:00Z"/>
                      <w:rFonts w:cs="Times New Roman"/>
                      <w:sz w:val="21"/>
                      <w:szCs w:val="21"/>
                    </w:rPr>
                  </w:pPr>
                  <w:ins w:id="718" w:author="Microsoft Office User" w:date="2024-12-18T12:00:00Z">
                    <w:r w:rsidRPr="001C5760">
                      <w:rPr>
                        <w:rFonts w:cs="Times New Roman"/>
                        <w:sz w:val="21"/>
                        <w:szCs w:val="21"/>
                      </w:rPr>
                      <w:t>Second Language Research</w:t>
                    </w:r>
                  </w:ins>
                </w:p>
              </w:tc>
              <w:tc>
                <w:tcPr>
                  <w:tcW w:w="1080" w:type="dxa"/>
                  <w:tcMar>
                    <w:left w:w="0" w:type="dxa"/>
                    <w:right w:w="0" w:type="dxa"/>
                  </w:tcMar>
                </w:tcPr>
                <w:p w14:paraId="7E93198B" w14:textId="77777777" w:rsidR="001C5760" w:rsidRPr="001C5760" w:rsidRDefault="001C5760" w:rsidP="001C5760">
                  <w:pPr>
                    <w:pStyle w:val="Compact"/>
                    <w:rPr>
                      <w:ins w:id="719" w:author="Microsoft Office User" w:date="2024-12-18T12:00:00Z"/>
                      <w:rFonts w:cs="Times New Roman"/>
                      <w:sz w:val="21"/>
                      <w:szCs w:val="21"/>
                    </w:rPr>
                  </w:pPr>
                </w:p>
              </w:tc>
              <w:tc>
                <w:tcPr>
                  <w:tcW w:w="1710" w:type="dxa"/>
                  <w:tcMar>
                    <w:left w:w="0" w:type="dxa"/>
                    <w:right w:w="0" w:type="dxa"/>
                  </w:tcMar>
                </w:tcPr>
                <w:p w14:paraId="6C47F2C3" w14:textId="77777777" w:rsidR="001C5760" w:rsidRPr="001C5760" w:rsidRDefault="001C5760" w:rsidP="001C5760">
                  <w:pPr>
                    <w:pStyle w:val="Compact"/>
                    <w:jc w:val="right"/>
                    <w:rPr>
                      <w:ins w:id="720" w:author="Microsoft Office User" w:date="2024-12-18T12:00:00Z"/>
                      <w:rFonts w:cs="Times New Roman"/>
                      <w:sz w:val="21"/>
                      <w:szCs w:val="21"/>
                    </w:rPr>
                  </w:pPr>
                </w:p>
              </w:tc>
              <w:tc>
                <w:tcPr>
                  <w:tcW w:w="1440" w:type="dxa"/>
                  <w:tcMar>
                    <w:left w:w="0" w:type="dxa"/>
                    <w:right w:w="0" w:type="dxa"/>
                  </w:tcMar>
                </w:tcPr>
                <w:p w14:paraId="1F391A0E" w14:textId="77777777" w:rsidR="001C5760" w:rsidRPr="001C5760" w:rsidRDefault="001C5760" w:rsidP="001C5760">
                  <w:pPr>
                    <w:pStyle w:val="Compact"/>
                    <w:jc w:val="right"/>
                    <w:rPr>
                      <w:ins w:id="721" w:author="Microsoft Office User" w:date="2024-12-18T12:00:00Z"/>
                      <w:rFonts w:cs="Times New Roman"/>
                      <w:sz w:val="21"/>
                      <w:szCs w:val="21"/>
                    </w:rPr>
                  </w:pPr>
                </w:p>
              </w:tc>
              <w:tc>
                <w:tcPr>
                  <w:tcW w:w="1350" w:type="dxa"/>
                  <w:tcMar>
                    <w:left w:w="0" w:type="dxa"/>
                    <w:right w:w="0" w:type="dxa"/>
                  </w:tcMar>
                </w:tcPr>
                <w:p w14:paraId="6CA93E42" w14:textId="77777777" w:rsidR="001C5760" w:rsidRPr="001C5760" w:rsidRDefault="001C5760" w:rsidP="001C5760">
                  <w:pPr>
                    <w:pStyle w:val="Compact"/>
                    <w:jc w:val="right"/>
                    <w:rPr>
                      <w:ins w:id="722" w:author="Microsoft Office User" w:date="2024-12-18T12:00:00Z"/>
                      <w:rFonts w:cs="Times New Roman"/>
                      <w:sz w:val="21"/>
                      <w:szCs w:val="21"/>
                    </w:rPr>
                  </w:pPr>
                </w:p>
              </w:tc>
              <w:tc>
                <w:tcPr>
                  <w:tcW w:w="1260" w:type="dxa"/>
                  <w:tcMar>
                    <w:left w:w="0" w:type="dxa"/>
                    <w:right w:w="0" w:type="dxa"/>
                  </w:tcMar>
                </w:tcPr>
                <w:p w14:paraId="33C66C81" w14:textId="77777777" w:rsidR="001C5760" w:rsidRPr="001C5760" w:rsidRDefault="001C5760" w:rsidP="001C5760">
                  <w:pPr>
                    <w:pStyle w:val="Compact"/>
                    <w:jc w:val="right"/>
                    <w:rPr>
                      <w:ins w:id="723" w:author="Microsoft Office User" w:date="2024-12-18T12:00:00Z"/>
                      <w:rFonts w:cs="Times New Roman"/>
                      <w:sz w:val="21"/>
                      <w:szCs w:val="21"/>
                    </w:rPr>
                  </w:pPr>
                </w:p>
              </w:tc>
            </w:tr>
            <w:tr w:rsidR="001C5760" w:rsidRPr="001C5760" w14:paraId="7368604D" w14:textId="77777777" w:rsidTr="001C5760">
              <w:trPr>
                <w:ins w:id="724" w:author="Microsoft Office User" w:date="2024-12-18T12:00:00Z"/>
              </w:trPr>
              <w:tc>
                <w:tcPr>
                  <w:tcW w:w="2520" w:type="dxa"/>
                  <w:tcBorders>
                    <w:bottom w:val="single" w:sz="4" w:space="0" w:color="auto"/>
                  </w:tcBorders>
                  <w:tcMar>
                    <w:left w:w="0" w:type="dxa"/>
                    <w:right w:w="0" w:type="dxa"/>
                  </w:tcMar>
                </w:tcPr>
                <w:p w14:paraId="71E07357" w14:textId="77777777" w:rsidR="001C5760" w:rsidRPr="001C5760" w:rsidRDefault="001C5760" w:rsidP="001C5760">
                  <w:pPr>
                    <w:pStyle w:val="Compact"/>
                    <w:rPr>
                      <w:ins w:id="725" w:author="Microsoft Office User" w:date="2024-12-18T12:00:00Z"/>
                      <w:rFonts w:cs="Times New Roman"/>
                      <w:sz w:val="21"/>
                      <w:szCs w:val="21"/>
                    </w:rPr>
                  </w:pPr>
                  <w:ins w:id="726" w:author="Microsoft Office User" w:date="2024-12-18T12:00:00Z">
                    <w:r w:rsidRPr="001C5760">
                      <w:rPr>
                        <w:rFonts w:cs="Times New Roman"/>
                        <w:sz w:val="21"/>
                        <w:szCs w:val="21"/>
                      </w:rPr>
                      <w:t>Journal of Memory and Language</w:t>
                    </w:r>
                  </w:ins>
                </w:p>
              </w:tc>
              <w:tc>
                <w:tcPr>
                  <w:tcW w:w="1080" w:type="dxa"/>
                  <w:tcBorders>
                    <w:bottom w:val="single" w:sz="4" w:space="0" w:color="auto"/>
                  </w:tcBorders>
                  <w:tcMar>
                    <w:left w:w="0" w:type="dxa"/>
                    <w:right w:w="0" w:type="dxa"/>
                  </w:tcMar>
                </w:tcPr>
                <w:p w14:paraId="4AB5C891" w14:textId="77777777" w:rsidR="001C5760" w:rsidRPr="001C5760" w:rsidRDefault="001C5760" w:rsidP="001C5760">
                  <w:pPr>
                    <w:pStyle w:val="Compact"/>
                    <w:rPr>
                      <w:ins w:id="727" w:author="Microsoft Office User" w:date="2024-12-18T12:00:00Z"/>
                      <w:rFonts w:cs="Times New Roman"/>
                      <w:sz w:val="21"/>
                      <w:szCs w:val="21"/>
                    </w:rPr>
                  </w:pPr>
                  <w:ins w:id="728" w:author="Microsoft Office User" w:date="2024-12-18T12:00:00Z">
                    <w:r w:rsidRPr="001C5760">
                      <w:rPr>
                        <w:rFonts w:cs="Times New Roman"/>
                        <w:sz w:val="21"/>
                        <w:szCs w:val="21"/>
                      </w:rPr>
                      <w:t>Special issue</w:t>
                    </w:r>
                  </w:ins>
                </w:p>
              </w:tc>
              <w:tc>
                <w:tcPr>
                  <w:tcW w:w="1710" w:type="dxa"/>
                  <w:tcBorders>
                    <w:bottom w:val="single" w:sz="4" w:space="0" w:color="auto"/>
                  </w:tcBorders>
                  <w:tcMar>
                    <w:left w:w="0" w:type="dxa"/>
                    <w:right w:w="0" w:type="dxa"/>
                  </w:tcMar>
                </w:tcPr>
                <w:p w14:paraId="3ADC352C" w14:textId="77777777" w:rsidR="001C5760" w:rsidRPr="001C5760" w:rsidRDefault="001C5760" w:rsidP="001C5760">
                  <w:pPr>
                    <w:pStyle w:val="Compact"/>
                    <w:jc w:val="right"/>
                    <w:rPr>
                      <w:ins w:id="729" w:author="Microsoft Office User" w:date="2024-12-18T12:00:00Z"/>
                      <w:rFonts w:cs="Times New Roman"/>
                      <w:sz w:val="21"/>
                      <w:szCs w:val="21"/>
                    </w:rPr>
                  </w:pPr>
                  <w:ins w:id="730" w:author="Microsoft Office User" w:date="2024-12-18T12:00:00Z">
                    <w:r w:rsidRPr="001C5760">
                      <w:rPr>
                        <w:rFonts w:ascii="Segoe UI Symbol" w:hAnsi="Segoe UI Symbol" w:cs="Segoe UI Symbol"/>
                        <w:sz w:val="21"/>
                        <w:szCs w:val="21"/>
                      </w:rPr>
                      <w:t>✓</w:t>
                    </w:r>
                  </w:ins>
                </w:p>
              </w:tc>
              <w:tc>
                <w:tcPr>
                  <w:tcW w:w="1440" w:type="dxa"/>
                  <w:tcBorders>
                    <w:bottom w:val="single" w:sz="4" w:space="0" w:color="auto"/>
                  </w:tcBorders>
                  <w:tcMar>
                    <w:left w:w="0" w:type="dxa"/>
                    <w:right w:w="0" w:type="dxa"/>
                  </w:tcMar>
                </w:tcPr>
                <w:p w14:paraId="2CF0B24D" w14:textId="77777777" w:rsidR="001C5760" w:rsidRPr="001C5760" w:rsidRDefault="001C5760" w:rsidP="001C5760">
                  <w:pPr>
                    <w:pStyle w:val="Compact"/>
                    <w:jc w:val="right"/>
                    <w:rPr>
                      <w:ins w:id="731" w:author="Microsoft Office User" w:date="2024-12-18T12:00:00Z"/>
                      <w:rFonts w:cs="Times New Roman"/>
                      <w:sz w:val="21"/>
                      <w:szCs w:val="21"/>
                    </w:rPr>
                  </w:pPr>
                </w:p>
              </w:tc>
              <w:tc>
                <w:tcPr>
                  <w:tcW w:w="1350" w:type="dxa"/>
                  <w:tcBorders>
                    <w:bottom w:val="single" w:sz="4" w:space="0" w:color="auto"/>
                  </w:tcBorders>
                  <w:tcMar>
                    <w:left w:w="0" w:type="dxa"/>
                    <w:right w:w="0" w:type="dxa"/>
                  </w:tcMar>
                </w:tcPr>
                <w:p w14:paraId="28F4FB3B" w14:textId="77777777" w:rsidR="001C5760" w:rsidRPr="001C5760" w:rsidRDefault="001C5760" w:rsidP="001C5760">
                  <w:pPr>
                    <w:pStyle w:val="Compact"/>
                    <w:jc w:val="right"/>
                    <w:rPr>
                      <w:ins w:id="732" w:author="Microsoft Office User" w:date="2024-12-18T12:00:00Z"/>
                      <w:rFonts w:cs="Times New Roman"/>
                      <w:sz w:val="21"/>
                      <w:szCs w:val="21"/>
                    </w:rPr>
                  </w:pPr>
                </w:p>
              </w:tc>
              <w:tc>
                <w:tcPr>
                  <w:tcW w:w="1260" w:type="dxa"/>
                  <w:tcBorders>
                    <w:bottom w:val="single" w:sz="4" w:space="0" w:color="auto"/>
                  </w:tcBorders>
                  <w:tcMar>
                    <w:left w:w="0" w:type="dxa"/>
                    <w:right w:w="0" w:type="dxa"/>
                  </w:tcMar>
                </w:tcPr>
                <w:p w14:paraId="5956D64E" w14:textId="77777777" w:rsidR="001C5760" w:rsidRPr="001C5760" w:rsidRDefault="001C5760" w:rsidP="001C5760">
                  <w:pPr>
                    <w:pStyle w:val="Compact"/>
                    <w:jc w:val="right"/>
                    <w:rPr>
                      <w:ins w:id="733" w:author="Microsoft Office User" w:date="2024-12-18T12:00:00Z"/>
                      <w:rFonts w:cs="Times New Roman"/>
                      <w:sz w:val="21"/>
                      <w:szCs w:val="21"/>
                    </w:rPr>
                  </w:pPr>
                </w:p>
              </w:tc>
            </w:tr>
          </w:tbl>
          <w:p w14:paraId="254B7A48" w14:textId="77777777" w:rsidR="008E522E" w:rsidRDefault="008E522E">
            <w:pPr>
              <w:rPr>
                <w:ins w:id="734" w:author="Microsoft Office User" w:date="2024-12-18T12:00:00Z"/>
              </w:rPr>
            </w:pPr>
          </w:p>
        </w:tc>
      </w:tr>
    </w:tbl>
    <w:p w14:paraId="24EA3F26" w14:textId="77777777" w:rsidR="001C5760" w:rsidRDefault="001C5760">
      <w:pPr>
        <w:pStyle w:val="BodyText"/>
        <w:rPr>
          <w:ins w:id="735" w:author="Microsoft Office User" w:date="2024-12-18T12:00:00Z"/>
        </w:rPr>
      </w:pPr>
    </w:p>
    <w:p w14:paraId="79592B73" w14:textId="46E04600" w:rsidR="008E522E" w:rsidRDefault="00000000">
      <w:pPr>
        <w:pStyle w:val="BodyText"/>
        <w:rPr>
          <w:ins w:id="736" w:author="Microsoft Office User" w:date="2024-12-18T12:00:00Z"/>
        </w:rPr>
      </w:pPr>
      <w:proofErr w:type="gramStart"/>
      <w:ins w:id="737" w:author="Microsoft Office User" w:date="2024-12-18T12:00:00Z">
        <w:r>
          <w:t>The majority of</w:t>
        </w:r>
        <w:proofErr w:type="gramEnd"/>
        <w:r>
          <w:t xml:space="preserve"> the listed journals plan to offer RRs as a possible submission option indefinitely (n = 9). Likewise, nine of these 14 journals permit RRs as an option for replication studies. Only one journal (Language Learning) specifically states that it will consider RRs that plan to conduct meta-analyses, and two of the journals consider RRs as an option for studies that propose analyzing data sets that already exist. Finally, for six of the 14 journals, a public data deposition is a requirement for RRs.</w:t>
        </w:r>
        <w:r>
          <w:rPr>
            <w:rStyle w:val="FootnoteReference"/>
          </w:rPr>
          <w:footnoteReference w:id="7"/>
        </w:r>
      </w:ins>
    </w:p>
    <w:p w14:paraId="73C545DA" w14:textId="77777777" w:rsidR="009D0C80" w:rsidRDefault="00000000">
      <w:pPr>
        <w:pStyle w:val="BodyText"/>
        <w:rPr>
          <w:del w:id="739" w:author="Microsoft Office User" w:date="2024-12-18T12:00:00Z"/>
        </w:rPr>
      </w:pPr>
      <w:r>
        <w:lastRenderedPageBreak/>
        <w:t xml:space="preserve">RRs cannot solve all the problems with the current model, but they can help reduce QRPs and increase transparency in scientific research. RRs are gaining popularity, but some fields, such as linguistics, have been slow to adopt them. RRs may particularly benefit ECRs, who can use them to increase their chances of publication and build a reputation for rigor. However, more senior researchers may be resistant to change and may need to be convinced of the benefits of RRs for the </w:t>
      </w:r>
      <w:proofErr w:type="gramStart"/>
      <w:r>
        <w:t>field as a whole</w:t>
      </w:r>
      <w:proofErr w:type="gramEnd"/>
      <w:r>
        <w:t>.</w:t>
      </w:r>
    </w:p>
    <w:p w14:paraId="6CE4C1F4" w14:textId="7215B0EE" w:rsidR="008E522E" w:rsidRDefault="00000000">
      <w:pPr>
        <w:pStyle w:val="BodyText"/>
      </w:pPr>
      <w:ins w:id="740" w:author="Microsoft Office User" w:date="2024-12-18T12:00:00Z">
        <w:r>
          <w:t xml:space="preserve"> </w:t>
        </w:r>
      </w:ins>
      <w:r>
        <w:t>In sum, registered reports represent a promising new model for publishing scientific research that can help reduce QRPs and increase transparency. As more journals adopt RRs, the scientific community can move towards a more rigorous and trustworthy publishing model.</w:t>
      </w:r>
    </w:p>
    <w:p w14:paraId="1EF18C21" w14:textId="77777777" w:rsidR="008E522E" w:rsidRDefault="00000000">
      <w:pPr>
        <w:pStyle w:val="Heading2"/>
        <w:pPrChange w:id="741" w:author="Microsoft Office User" w:date="2024-12-18T12:00:00Z">
          <w:pPr>
            <w:pStyle w:val="Heading1"/>
          </w:pPr>
        </w:pPrChange>
      </w:pPr>
      <w:bookmarkStart w:id="742" w:name="pre-prints"/>
      <w:bookmarkEnd w:id="533"/>
      <w:r>
        <w:t>Pre-prints</w:t>
      </w:r>
    </w:p>
    <w:p w14:paraId="3399836A" w14:textId="45319AAA" w:rsidR="008E522E" w:rsidRDefault="00000000">
      <w:pPr>
        <w:pStyle w:val="FirstParagraph"/>
        <w:rPr>
          <w:ins w:id="743" w:author="Microsoft Office User" w:date="2024-12-18T12:00:00Z"/>
        </w:rPr>
      </w:pPr>
      <w:r>
        <w:t xml:space="preserve">A pre-print is a version of a research article, open and accessible, that has not yet undergone peer review but is publicly available online, through a pre-print server. The general process consists of an initial screening process, followed by a posting of the manuscript on the preprint server within a few days of submission, bypassing peer review, and making the research findings freely accessible online (Puebla, Polka, &amp; Rieger, 2021). Pre-prints allow researchers to share their findings with the scientific community and get feedback before their work is published in a traditional academic journal. This process can speed up the dissemination of knowledge and facilitate collaboration between researchers. </w:t>
      </w:r>
      <w:del w:id="744" w:author="Microsoft Office User" w:date="2024-12-18T12:00:00Z">
        <w:r>
          <w:delText xml:space="preserve">While pre-prints accelerate the dissemination of research, it is vital to remember that this process does not always lead to journal publication. This can occur for several reasons, such as authors may choose not to pursue this route, or the research may be intended for different dissemination avenues (Ettinger et al., 2022). </w:delText>
        </w:r>
      </w:del>
    </w:p>
    <w:p w14:paraId="7FCF5E38" w14:textId="77777777" w:rsidR="009D0C80" w:rsidRDefault="00000000">
      <w:pPr>
        <w:pStyle w:val="FirstParagraph"/>
        <w:rPr>
          <w:del w:id="745" w:author="Microsoft Office User" w:date="2024-12-18T12:00:00Z"/>
        </w:rPr>
      </w:pPr>
      <w:moveFromRangeStart w:id="746" w:author="Microsoft Office User" w:date="2024-12-18T12:00:00Z" w:name="move185415643"/>
      <w:moveFrom w:id="747" w:author="Microsoft Office User" w:date="2024-12-18T12:00:00Z">
        <w:r>
          <w:t xml:space="preserve">Pre-prints have become increasingly popular in recent years, particularly in fields such as biology, physics, and computer science. </w:t>
        </w:r>
      </w:moveFrom>
      <w:moveFromRangeEnd w:id="746"/>
      <w:del w:id="748" w:author="Microsoft Office User" w:date="2024-12-18T12:00:00Z">
        <w:r>
          <w:delText>The adoption of pre-prints has been slower in some fields, such as the social sciences and humanities, but this is changing as more researchers become aware of the benefits of open science, and new national and regional platforms by open science advocates continue to emerge.</w:delText>
        </w:r>
      </w:del>
    </w:p>
    <w:p w14:paraId="4ABCF263" w14:textId="77777777" w:rsidR="009D0C80" w:rsidRDefault="00000000">
      <w:pPr>
        <w:pStyle w:val="BodyText"/>
        <w:rPr>
          <w:del w:id="749" w:author="Microsoft Office User" w:date="2024-12-18T12:00:00Z"/>
        </w:rPr>
      </w:pPr>
      <w:r>
        <w:t>One of the primary benefits of pre-prints is that they allow researchers to share their findings quickly and easily. This can be especially important in fields where research moves quickly, such as biology or computer science. Pre-prints also allow researchers to receive feedback on their work from their peers, which can help to improve the quality of their research. The provision of commentary and reviews of pre-prints yields benefits</w:t>
      </w:r>
      <w:ins w:id="750" w:author="Microsoft Office User" w:date="2024-12-18T12:00:00Z">
        <w:r>
          <w:t>,</w:t>
        </w:r>
      </w:ins>
      <w:r>
        <w:t xml:space="preserve"> not only to the authors</w:t>
      </w:r>
      <w:ins w:id="751" w:author="Microsoft Office User" w:date="2024-12-18T12:00:00Z">
        <w:r>
          <w:t>,</w:t>
        </w:r>
      </w:ins>
      <w:r>
        <w:t xml:space="preserve"> but also </w:t>
      </w:r>
      <w:del w:id="752" w:author="Microsoft Office User" w:date="2024-12-18T12:00:00Z">
        <w:r>
          <w:delText xml:space="preserve">extends support </w:delText>
        </w:r>
      </w:del>
      <w:r>
        <w:t xml:space="preserve">to </w:t>
      </w:r>
      <w:del w:id="753" w:author="Microsoft Office User" w:date="2024-12-18T12:00:00Z">
        <w:r>
          <w:lastRenderedPageBreak/>
          <w:delText xml:space="preserve">the authors, but this process also supports </w:delText>
        </w:r>
      </w:del>
      <w:r>
        <w:t>reviewers, journals</w:t>
      </w:r>
      <w:del w:id="754" w:author="Microsoft Office User" w:date="2024-12-18T12:00:00Z">
        <w:r>
          <w:delText xml:space="preserve"> and</w:delText>
        </w:r>
      </w:del>
      <w:ins w:id="755" w:author="Microsoft Office User" w:date="2024-12-18T12:00:00Z">
        <w:r>
          <w:t>,</w:t>
        </w:r>
      </w:ins>
      <w:r>
        <w:t xml:space="preserve"> publishers, and the </w:t>
      </w:r>
      <w:del w:id="756" w:author="Microsoft Office User" w:date="2024-12-18T12:00:00Z">
        <w:r>
          <w:delText>reader audience</w:delText>
        </w:r>
      </w:del>
      <w:ins w:id="757" w:author="Microsoft Office User" w:date="2024-12-18T12:00:00Z">
        <w:r>
          <w:t>readership</w:t>
        </w:r>
      </w:ins>
      <w:r>
        <w:t xml:space="preserve">. This inclusive process allows more researchers and reviewers to participate in discussing the research findings and </w:t>
      </w:r>
      <w:del w:id="758" w:author="Microsoft Office User" w:date="2024-12-18T12:00:00Z">
        <w:r>
          <w:delText>reduces</w:delText>
        </w:r>
      </w:del>
      <w:ins w:id="759" w:author="Microsoft Office User" w:date="2024-12-18T12:00:00Z">
        <w:r>
          <w:t>can reduce</w:t>
        </w:r>
      </w:ins>
      <w:r>
        <w:t xml:space="preserve"> the need for repeated rounds of re-review or extensive revisions.</w:t>
      </w:r>
    </w:p>
    <w:p w14:paraId="2353408B" w14:textId="4DABA531" w:rsidR="008E522E" w:rsidRDefault="00000000">
      <w:pPr>
        <w:pStyle w:val="BodyText"/>
      </w:pPr>
      <w:del w:id="760" w:author="Microsoft Office User" w:date="2024-12-18T12:00:00Z">
        <w:r>
          <w:delText>One of the most significant benefits of pre-prints is their “early view” and “open access” effect, which leads to more attention from readers, increasing visibility and development of the overall research (Das Biswas &amp; Biswas, 2023). Pre-prints are not just quick dissemination; they also promote transparency and reproducibility in scientific research.</w:delText>
        </w:r>
      </w:del>
      <w:r>
        <w:t xml:space="preserve"> Recognizing these benefits, more major publishers have either launched pre-print platforms or entered partnerships over the past 5-7 years, allowing pre-prints to be incorporated into the workflow (Puebla et al., 2021). By making research findings available to the public before peer-review, pre-prints not only improve the accuracy and reliability of research findings</w:t>
      </w:r>
      <w:ins w:id="761" w:author="Microsoft Office User" w:date="2024-12-18T12:00:00Z">
        <w:r>
          <w:t>,</w:t>
        </w:r>
      </w:ins>
      <w:r>
        <w:t xml:space="preserve"> but also encourage collaborative efforts to identify potential errors, refine methodologies, and accelerate knowledge dissemination.</w:t>
      </w:r>
    </w:p>
    <w:p w14:paraId="4BDFCF77" w14:textId="4CED31DA" w:rsidR="008E522E" w:rsidRDefault="00000000">
      <w:pPr>
        <w:pStyle w:val="BodyText"/>
      </w:pPr>
      <w:r>
        <w:t>Another benefit of pre-prints is that they can help to reduce publication bias, a widespread challenge in traditional publishing. Publication bias occurs when positive results are more likely to be published than negative results</w:t>
      </w:r>
      <w:del w:id="762" w:author="Microsoft Office User" w:date="2024-12-18T12:00:00Z">
        <w:r>
          <w:delText>.</w:delText>
        </w:r>
      </w:del>
      <w:ins w:id="763" w:author="Microsoft Office User" w:date="2024-12-18T12:00:00Z">
        <w:r>
          <w:t xml:space="preserve"> (</w:t>
        </w:r>
        <w:proofErr w:type="spellStart"/>
        <w:r>
          <w:t>Matosin</w:t>
        </w:r>
        <w:proofErr w:type="spellEnd"/>
        <w:r>
          <w:t>, Frank, Engel, Lum, &amp; Newell, 2014).</w:t>
        </w:r>
      </w:ins>
      <w:r>
        <w:t xml:space="preserve"> This can skew the scientific literature and lead to a misunderstanding of the state of the research. Pre-prints address this obstacle by openly sharing all research findings, regardless of outcome, creating a fairer and more accurate representation of the current scientific landscape of that field.</w:t>
      </w:r>
    </w:p>
    <w:p w14:paraId="6426E032" w14:textId="77777777" w:rsidR="008E522E" w:rsidRDefault="00000000">
      <w:pPr>
        <w:pStyle w:val="BodyText"/>
        <w:rPr>
          <w:ins w:id="764" w:author="Microsoft Office User" w:date="2024-12-18T12:00:00Z"/>
        </w:rPr>
      </w:pPr>
      <w:moveToRangeStart w:id="765" w:author="Microsoft Office User" w:date="2024-12-18T12:00:00Z" w:name="move185415643"/>
      <w:moveTo w:id="766" w:author="Microsoft Office User" w:date="2024-12-18T12:00:00Z">
        <w:r>
          <w:t xml:space="preserve">Pre-prints have become increasingly popular in recent years, particularly in fields such as biology, physics, and computer science. </w:t>
        </w:r>
      </w:moveTo>
      <w:moveToRangeEnd w:id="765"/>
      <w:ins w:id="767" w:author="Microsoft Office User" w:date="2024-12-18T12:00:00Z">
        <w:r>
          <w:t>The adoption of pre-prints has been slower in some fields, such as the social sciences and humanities, but this is changing as more researchers become aware of the benefits of open science, and new national and regional platforms by open science advocates continue to emerge (</w:t>
        </w:r>
        <w:proofErr w:type="spellStart"/>
        <w:r>
          <w:t>Gawne</w:t>
        </w:r>
        <w:proofErr w:type="spellEnd"/>
        <w:r>
          <w:t xml:space="preserve"> &amp; Styles, 2022). </w:t>
        </w:r>
        <w:r>
          <w:fldChar w:fldCharType="begin"/>
        </w:r>
        <w:r>
          <w:instrText>HYPERLINK \l "fig-pp" \h</w:instrText>
        </w:r>
        <w:r>
          <w:fldChar w:fldCharType="separate"/>
        </w:r>
        <w:r>
          <w:rPr>
            <w:rStyle w:val="Hyperlink"/>
          </w:rPr>
          <w:t>Figure 4</w:t>
        </w:r>
        <w:r>
          <w:rPr>
            <w:rStyle w:val="Hyperlink"/>
          </w:rPr>
          <w:fldChar w:fldCharType="end"/>
        </w:r>
        <w:r>
          <w:t xml:space="preserve"> illustrates the growth of pre-prints on the Open Science Framework since 2016.</w:t>
        </w:r>
      </w:ins>
    </w:p>
    <w:tbl>
      <w:tblPr>
        <w:tblStyle w:val="Table"/>
        <w:tblW w:w="5000" w:type="pct"/>
        <w:tblLayout w:type="fixed"/>
        <w:tblLook w:val="0000" w:firstRow="0" w:lastRow="0" w:firstColumn="0" w:lastColumn="0" w:noHBand="0" w:noVBand="0"/>
      </w:tblPr>
      <w:tblGrid>
        <w:gridCol w:w="9360"/>
      </w:tblGrid>
      <w:tr w:rsidR="008E522E" w14:paraId="05EFE0E3" w14:textId="77777777">
        <w:trPr>
          <w:ins w:id="768" w:author="Microsoft Office User" w:date="2024-12-18T12:00:00Z"/>
        </w:trPr>
        <w:tc>
          <w:tcPr>
            <w:tcW w:w="7920" w:type="dxa"/>
          </w:tcPr>
          <w:p w14:paraId="4273C172" w14:textId="77777777" w:rsidR="008E522E" w:rsidRDefault="00000000">
            <w:pPr>
              <w:pStyle w:val="Compact"/>
              <w:jc w:val="center"/>
              <w:rPr>
                <w:ins w:id="769" w:author="Microsoft Office User" w:date="2024-12-18T12:00:00Z"/>
              </w:rPr>
            </w:pPr>
            <w:bookmarkStart w:id="770" w:name="fig-pp"/>
            <w:ins w:id="771" w:author="Microsoft Office User" w:date="2024-12-18T12:00:00Z">
              <w:r>
                <w:rPr>
                  <w:noProof/>
                </w:rPr>
                <w:lastRenderedPageBreak/>
                <w:drawing>
                  <wp:inline distT="0" distB="0" distL="0" distR="0" wp14:anchorId="60EDC91B" wp14:editId="1D4907A6">
                    <wp:extent cx="5943600" cy="2674620"/>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figs/preprints/fig-pp-1.png"/>
                            <pic:cNvPicPr>
                              <a:picLocks noChangeAspect="1" noChangeArrowheads="1"/>
                            </pic:cNvPicPr>
                          </pic:nvPicPr>
                          <pic:blipFill>
                            <a:blip r:embed="rId17"/>
                            <a:stretch>
                              <a:fillRect/>
                            </a:stretch>
                          </pic:blipFill>
                          <pic:spPr bwMode="auto">
                            <a:xfrm>
                              <a:off x="0" y="0"/>
                              <a:ext cx="5943600" cy="2674620"/>
                            </a:xfrm>
                            <a:prstGeom prst="rect">
                              <a:avLst/>
                            </a:prstGeom>
                            <a:noFill/>
                            <a:ln w="9525">
                              <a:noFill/>
                              <a:headEnd/>
                              <a:tailEnd/>
                            </a:ln>
                          </pic:spPr>
                        </pic:pic>
                      </a:graphicData>
                    </a:graphic>
                  </wp:inline>
                </w:drawing>
              </w:r>
            </w:ins>
          </w:p>
          <w:p w14:paraId="6DD0FFBD" w14:textId="77777777" w:rsidR="008E522E" w:rsidRDefault="00000000">
            <w:pPr>
              <w:pStyle w:val="ImageCaption"/>
              <w:spacing w:before="200"/>
              <w:rPr>
                <w:ins w:id="772" w:author="Microsoft Office User" w:date="2024-12-18T12:00:00Z"/>
              </w:rPr>
            </w:pPr>
            <w:ins w:id="773" w:author="Microsoft Office User" w:date="2024-12-18T12:00:00Z">
              <w:r>
                <w:t xml:space="preserve">Figure 4: Preprints on the Open Science Framework. The left panel plots preprints as a function of year. The right panel plots cumulative preprints since 2016. Data scraped from </w:t>
              </w:r>
              <w:r>
                <w:fldChar w:fldCharType="begin"/>
              </w:r>
              <w:r>
                <w:instrText>HYPERLINK "https://osf.io/search" \h</w:instrText>
              </w:r>
              <w:r>
                <w:fldChar w:fldCharType="separate"/>
              </w:r>
              <w:r>
                <w:rPr>
                  <w:rStyle w:val="Hyperlink"/>
                </w:rPr>
                <w:t>https://osf.io/search</w:t>
              </w:r>
              <w:r>
                <w:rPr>
                  <w:rStyle w:val="Hyperlink"/>
                </w:rPr>
                <w:fldChar w:fldCharType="end"/>
              </w:r>
              <w:r>
                <w:t xml:space="preserve"> on 12-15-2024.</w:t>
              </w:r>
            </w:ins>
          </w:p>
        </w:tc>
        <w:bookmarkEnd w:id="770"/>
      </w:tr>
    </w:tbl>
    <w:p w14:paraId="4CC9CB72" w14:textId="77777777" w:rsidR="009D0C80" w:rsidRDefault="00000000">
      <w:pPr>
        <w:pStyle w:val="BodyText"/>
        <w:rPr>
          <w:del w:id="774" w:author="Microsoft Office User" w:date="2024-12-18T12:00:00Z"/>
        </w:rPr>
      </w:pPr>
      <w:r>
        <w:t xml:space="preserve">Despite </w:t>
      </w:r>
      <w:del w:id="775" w:author="Microsoft Office User" w:date="2024-12-18T12:00:00Z">
        <w:r>
          <w:delText>these</w:delText>
        </w:r>
      </w:del>
      <w:ins w:id="776" w:author="Microsoft Office User" w:date="2024-12-18T12:00:00Z">
        <w:r>
          <w:t>the clear</w:t>
        </w:r>
      </w:ins>
      <w:r>
        <w:t xml:space="preserve"> benefits, some researchers remain hesitant to use pre-prints. One concern is that publishing a pre-print may harm their chances of being published in a traditional academic journal. However, this concern is becoming less relevant as more journals are accepting pre-prints as a legitimate form of publication. According to Liu &amp; De Cat (2021), who conducted a survey asking as to the barriers in sharing preprints and discovered that the following were raised as additional barriers: peer review, journal policy, lack of knowledge of the process, confidentiality issues, data types, utility of sharing preprints, time constraints, and issues in pre-print management.</w:t>
      </w:r>
    </w:p>
    <w:p w14:paraId="748EA1F6" w14:textId="77777777" w:rsidR="009D0C80" w:rsidRDefault="00000000">
      <w:pPr>
        <w:pStyle w:val="BodyText"/>
        <w:rPr>
          <w:del w:id="777" w:author="Microsoft Office User" w:date="2024-12-18T12:00:00Z"/>
        </w:rPr>
      </w:pPr>
      <w:del w:id="778" w:author="Microsoft Office User" w:date="2024-12-18T12:00:00Z">
        <w:r>
          <w:delText>Additional concerns about pre-prints include their ability to secure the steady resources (technologies, expertise, policies, visions, standards, and so on) required to maintain and enhance the value of a service based on a user community’s needs (Rieger, 2012). Preprints emerged as a ‘public good’ and pre-print platforms provide a free service to both authors and readers; at the same time, many of the existing pre-print services lack a scalable and transparent business model. Moreover, data show that more senior researchers had more experience sharing through the format of pre-print than PhD students and ECRs in the 0-4 years group (Liu &amp; De Cat, 2021). Nonetheless, the data collected from these surveys showed positive attitudes and willingness to contribute to open science through the submission of pre-prints. These findings encourage ECRs to submit their research for pre-prints to receive valuable feedback from established scholars in their field of study and to increase visibility of their research, particularly in rapidly evolving fields.</w:delText>
        </w:r>
      </w:del>
    </w:p>
    <w:p w14:paraId="5E93153E" w14:textId="52E484FD" w:rsidR="008E522E" w:rsidRDefault="00000000">
      <w:pPr>
        <w:pStyle w:val="BodyText"/>
        <w:rPr>
          <w:ins w:id="779" w:author="Microsoft Office User" w:date="2024-12-18T12:00:00Z"/>
        </w:rPr>
      </w:pPr>
      <w:del w:id="780" w:author="Microsoft Office User" w:date="2024-12-18T12:00:00Z">
        <w:r>
          <w:delText>Researchers interested in making a pre-print publicly available can follow these simple steps. First, select a pre-print server that aligns with the course of research. Next, all pre-prints</w:delText>
        </w:r>
      </w:del>
      <w:ins w:id="781" w:author="Microsoft Office User" w:date="2024-12-18T12:00:00Z">
        <w:r>
          <w:t xml:space="preserve">  Fortunately, researchers interested in making a pre-print publicly available will find the process to be quite simple. One must first select a pre-print server that aligns with the course of research (See </w:t>
        </w:r>
        <w:r>
          <w:fldChar w:fldCharType="begin"/>
        </w:r>
        <w:r>
          <w:instrText>HYPERLINK \l "tbl-pp" \h</w:instrText>
        </w:r>
        <w:r>
          <w:fldChar w:fldCharType="separate"/>
        </w:r>
        <w:r>
          <w:rPr>
            <w:rStyle w:val="Hyperlink"/>
          </w:rPr>
          <w:t>Table 3</w:t>
        </w:r>
        <w:r>
          <w:rPr>
            <w:rStyle w:val="Hyperlink"/>
          </w:rPr>
          <w:fldChar w:fldCharType="end"/>
        </w:r>
        <w:r>
          <w:t>). Next, the pre-print is likely to</w:t>
        </w:r>
      </w:ins>
      <w:r>
        <w:t xml:space="preserve"> undergo a short screening, confirming author background, basic research content, and compliance with the ethical standards of the pre-print platform. Once the pre-print passes the screening process, the content is made available online in open access format</w:t>
      </w:r>
      <w:del w:id="782" w:author="Microsoft Office User" w:date="2024-12-18T12:00:00Z">
        <w:r>
          <w:delText>, encouraging others to comment and share.</w:delText>
        </w:r>
      </w:del>
      <w:ins w:id="783" w:author="Microsoft Office User" w:date="2024-12-18T12:00:00Z">
        <w:r>
          <w:t>.</w:t>
        </w:r>
      </w:ins>
    </w:p>
    <w:tbl>
      <w:tblPr>
        <w:tblStyle w:val="Table"/>
        <w:tblW w:w="5000" w:type="pct"/>
        <w:tblLayout w:type="fixed"/>
        <w:tblLook w:val="0000" w:firstRow="0" w:lastRow="0" w:firstColumn="0" w:lastColumn="0" w:noHBand="0" w:noVBand="0"/>
      </w:tblPr>
      <w:tblGrid>
        <w:gridCol w:w="9360"/>
      </w:tblGrid>
      <w:tr w:rsidR="008E522E" w:rsidRPr="00A5531A" w14:paraId="66EB3B34" w14:textId="77777777">
        <w:trPr>
          <w:ins w:id="784" w:author="Microsoft Office User" w:date="2024-12-18T12:00:00Z"/>
        </w:trPr>
        <w:tc>
          <w:tcPr>
            <w:tcW w:w="7920" w:type="dxa"/>
          </w:tcPr>
          <w:p w14:paraId="4BA2CEE1" w14:textId="77777777" w:rsidR="008E522E" w:rsidRPr="00A5531A" w:rsidRDefault="00000000">
            <w:pPr>
              <w:pStyle w:val="ImageCaption"/>
              <w:spacing w:before="200"/>
              <w:rPr>
                <w:ins w:id="785" w:author="Microsoft Office User" w:date="2024-12-18T12:00:00Z"/>
                <w:sz w:val="22"/>
                <w:szCs w:val="22"/>
              </w:rPr>
            </w:pPr>
            <w:bookmarkStart w:id="786" w:name="tbl-pp"/>
            <w:ins w:id="787" w:author="Microsoft Office User" w:date="2024-12-18T12:00:00Z">
              <w:r w:rsidRPr="00A5531A">
                <w:rPr>
                  <w:sz w:val="22"/>
                  <w:szCs w:val="22"/>
                </w:rPr>
                <w:lastRenderedPageBreak/>
                <w:t>Table 3: Available pre-print servers related to language and/or linguistics.</w:t>
              </w:r>
            </w:ins>
          </w:p>
          <w:tbl>
            <w:tblPr>
              <w:tblStyle w:val="Table"/>
              <w:tblW w:w="5000" w:type="pct"/>
              <w:tblLayout w:type="fixed"/>
              <w:tblLook w:val="0020" w:firstRow="1" w:lastRow="0" w:firstColumn="0" w:lastColumn="0" w:noHBand="0" w:noVBand="0"/>
            </w:tblPr>
            <w:tblGrid>
              <w:gridCol w:w="2196"/>
              <w:gridCol w:w="2109"/>
              <w:gridCol w:w="1408"/>
              <w:gridCol w:w="3431"/>
            </w:tblGrid>
            <w:tr w:rsidR="00A5531A" w:rsidRPr="00A5531A" w14:paraId="0F0E50B7" w14:textId="77777777" w:rsidTr="00A5531A">
              <w:trPr>
                <w:cnfStyle w:val="100000000000" w:firstRow="1" w:lastRow="0" w:firstColumn="0" w:lastColumn="0" w:oddVBand="0" w:evenVBand="0" w:oddHBand="0" w:evenHBand="0" w:firstRowFirstColumn="0" w:firstRowLastColumn="0" w:lastRowFirstColumn="0" w:lastRowLastColumn="0"/>
                <w:tblHeader/>
                <w:ins w:id="788" w:author="Microsoft Office User" w:date="2024-12-18T12:00:00Z"/>
              </w:trPr>
              <w:tc>
                <w:tcPr>
                  <w:tcW w:w="2250" w:type="dxa"/>
                  <w:tcBorders>
                    <w:top w:val="single" w:sz="4" w:space="0" w:color="auto"/>
                    <w:bottom w:val="single" w:sz="2" w:space="0" w:color="auto"/>
                  </w:tcBorders>
                  <w:tcMar>
                    <w:left w:w="0" w:type="dxa"/>
                    <w:right w:w="0" w:type="dxa"/>
                  </w:tcMar>
                </w:tcPr>
                <w:bookmarkEnd w:id="786"/>
                <w:p w14:paraId="3C11CCB4" w14:textId="77777777" w:rsidR="00A5531A" w:rsidRPr="00A5531A" w:rsidRDefault="00A5531A" w:rsidP="00A5531A">
                  <w:pPr>
                    <w:pStyle w:val="Compact"/>
                    <w:rPr>
                      <w:ins w:id="789" w:author="Microsoft Office User" w:date="2024-12-18T12:00:00Z"/>
                      <w:sz w:val="22"/>
                      <w:szCs w:val="22"/>
                    </w:rPr>
                  </w:pPr>
                  <w:ins w:id="790" w:author="Microsoft Office User" w:date="2024-12-18T12:00:00Z">
                    <w:r w:rsidRPr="00A5531A">
                      <w:rPr>
                        <w:sz w:val="22"/>
                        <w:szCs w:val="22"/>
                      </w:rPr>
                      <w:t>Server</w:t>
                    </w:r>
                  </w:ins>
                </w:p>
              </w:tc>
              <w:tc>
                <w:tcPr>
                  <w:tcW w:w="2160" w:type="dxa"/>
                  <w:tcBorders>
                    <w:top w:val="single" w:sz="4" w:space="0" w:color="auto"/>
                    <w:bottom w:val="single" w:sz="2" w:space="0" w:color="auto"/>
                  </w:tcBorders>
                  <w:tcMar>
                    <w:left w:w="0" w:type="dxa"/>
                    <w:right w:w="0" w:type="dxa"/>
                  </w:tcMar>
                </w:tcPr>
                <w:p w14:paraId="11E6DDD9" w14:textId="77777777" w:rsidR="00A5531A" w:rsidRPr="00A5531A" w:rsidRDefault="00A5531A" w:rsidP="00A5531A">
                  <w:pPr>
                    <w:pStyle w:val="Compact"/>
                    <w:rPr>
                      <w:ins w:id="791" w:author="Microsoft Office User" w:date="2024-12-18T12:00:00Z"/>
                      <w:sz w:val="22"/>
                      <w:szCs w:val="22"/>
                    </w:rPr>
                  </w:pPr>
                  <w:ins w:id="792" w:author="Microsoft Office User" w:date="2024-12-18T12:00:00Z">
                    <w:r w:rsidRPr="00A5531A">
                      <w:rPr>
                        <w:sz w:val="22"/>
                        <w:szCs w:val="22"/>
                      </w:rPr>
                      <w:t>Discipline(s)</w:t>
                    </w:r>
                  </w:ins>
                </w:p>
              </w:tc>
              <w:tc>
                <w:tcPr>
                  <w:tcW w:w="1440" w:type="dxa"/>
                  <w:tcBorders>
                    <w:top w:val="single" w:sz="4" w:space="0" w:color="auto"/>
                    <w:bottom w:val="single" w:sz="2" w:space="0" w:color="auto"/>
                  </w:tcBorders>
                  <w:tcMar>
                    <w:left w:w="0" w:type="dxa"/>
                    <w:right w:w="72" w:type="dxa"/>
                  </w:tcMar>
                </w:tcPr>
                <w:p w14:paraId="60D99A1B" w14:textId="77777777" w:rsidR="00A5531A" w:rsidRPr="00A5531A" w:rsidRDefault="00A5531A" w:rsidP="00A5531A">
                  <w:pPr>
                    <w:pStyle w:val="Compact"/>
                    <w:jc w:val="right"/>
                    <w:rPr>
                      <w:ins w:id="793" w:author="Microsoft Office User" w:date="2024-12-18T12:00:00Z"/>
                      <w:sz w:val="22"/>
                      <w:szCs w:val="22"/>
                    </w:rPr>
                  </w:pPr>
                  <w:ins w:id="794" w:author="Microsoft Office User" w:date="2024-12-18T12:00:00Z">
                    <w:r w:rsidRPr="00A5531A">
                      <w:rPr>
                        <w:sz w:val="22"/>
                        <w:szCs w:val="22"/>
                      </w:rPr>
                      <w:t>Year Created</w:t>
                    </w:r>
                  </w:ins>
                </w:p>
              </w:tc>
              <w:tc>
                <w:tcPr>
                  <w:tcW w:w="3510" w:type="dxa"/>
                  <w:tcBorders>
                    <w:top w:val="single" w:sz="4" w:space="0" w:color="auto"/>
                    <w:bottom w:val="single" w:sz="2" w:space="0" w:color="auto"/>
                  </w:tcBorders>
                  <w:tcMar>
                    <w:left w:w="216" w:type="dxa"/>
                    <w:right w:w="0" w:type="dxa"/>
                  </w:tcMar>
                </w:tcPr>
                <w:p w14:paraId="16F9FA91" w14:textId="77777777" w:rsidR="00A5531A" w:rsidRPr="00A5531A" w:rsidRDefault="00A5531A" w:rsidP="00A5531A">
                  <w:pPr>
                    <w:pStyle w:val="Compact"/>
                    <w:rPr>
                      <w:ins w:id="795" w:author="Microsoft Office User" w:date="2024-12-18T12:00:00Z"/>
                      <w:sz w:val="22"/>
                      <w:szCs w:val="22"/>
                    </w:rPr>
                  </w:pPr>
                  <w:ins w:id="796" w:author="Microsoft Office User" w:date="2024-12-18T12:00:00Z">
                    <w:r w:rsidRPr="00A5531A">
                      <w:rPr>
                        <w:sz w:val="22"/>
                        <w:szCs w:val="22"/>
                      </w:rPr>
                      <w:t>URL</w:t>
                    </w:r>
                  </w:ins>
                </w:p>
              </w:tc>
            </w:tr>
            <w:tr w:rsidR="00A5531A" w:rsidRPr="00A5531A" w14:paraId="4673CDD2" w14:textId="77777777" w:rsidTr="00A5531A">
              <w:trPr>
                <w:ins w:id="797" w:author="Microsoft Office User" w:date="2024-12-18T12:00:00Z"/>
              </w:trPr>
              <w:tc>
                <w:tcPr>
                  <w:tcW w:w="2250" w:type="dxa"/>
                  <w:tcBorders>
                    <w:top w:val="single" w:sz="2" w:space="0" w:color="auto"/>
                  </w:tcBorders>
                  <w:tcMar>
                    <w:left w:w="0" w:type="dxa"/>
                    <w:right w:w="0" w:type="dxa"/>
                  </w:tcMar>
                </w:tcPr>
                <w:p w14:paraId="333B2D43" w14:textId="77777777" w:rsidR="00A5531A" w:rsidRPr="00A5531A" w:rsidRDefault="00A5531A" w:rsidP="00A5531A">
                  <w:pPr>
                    <w:pStyle w:val="Compact"/>
                    <w:rPr>
                      <w:ins w:id="798" w:author="Microsoft Office User" w:date="2024-12-18T12:00:00Z"/>
                      <w:sz w:val="22"/>
                      <w:szCs w:val="22"/>
                    </w:rPr>
                  </w:pPr>
                  <w:proofErr w:type="spellStart"/>
                  <w:ins w:id="799" w:author="Microsoft Office User" w:date="2024-12-18T12:00:00Z">
                    <w:r w:rsidRPr="00A5531A">
                      <w:rPr>
                        <w:sz w:val="22"/>
                        <w:szCs w:val="22"/>
                      </w:rPr>
                      <w:t>LingBuzz</w:t>
                    </w:r>
                    <w:proofErr w:type="spellEnd"/>
                  </w:ins>
                </w:p>
              </w:tc>
              <w:tc>
                <w:tcPr>
                  <w:tcW w:w="2160" w:type="dxa"/>
                  <w:tcBorders>
                    <w:top w:val="single" w:sz="2" w:space="0" w:color="auto"/>
                  </w:tcBorders>
                  <w:tcMar>
                    <w:left w:w="0" w:type="dxa"/>
                    <w:right w:w="0" w:type="dxa"/>
                  </w:tcMar>
                  <w:vAlign w:val="center"/>
                </w:tcPr>
                <w:p w14:paraId="00442056" w14:textId="77777777" w:rsidR="00A5531A" w:rsidRPr="00A5531A" w:rsidRDefault="00A5531A" w:rsidP="00A5531A">
                  <w:pPr>
                    <w:pStyle w:val="Compact"/>
                    <w:rPr>
                      <w:ins w:id="800" w:author="Microsoft Office User" w:date="2024-12-18T12:00:00Z"/>
                      <w:sz w:val="22"/>
                      <w:szCs w:val="22"/>
                    </w:rPr>
                  </w:pPr>
                  <w:ins w:id="801" w:author="Microsoft Office User" w:date="2024-12-18T12:00:00Z">
                    <w:r w:rsidRPr="00A5531A">
                      <w:rPr>
                        <w:sz w:val="22"/>
                        <w:szCs w:val="22"/>
                      </w:rPr>
                      <w:t>General Linguistics</w:t>
                    </w:r>
                  </w:ins>
                </w:p>
              </w:tc>
              <w:tc>
                <w:tcPr>
                  <w:tcW w:w="1440" w:type="dxa"/>
                  <w:tcBorders>
                    <w:top w:val="single" w:sz="2" w:space="0" w:color="auto"/>
                  </w:tcBorders>
                  <w:tcMar>
                    <w:left w:w="0" w:type="dxa"/>
                    <w:right w:w="72" w:type="dxa"/>
                  </w:tcMar>
                  <w:vAlign w:val="center"/>
                </w:tcPr>
                <w:p w14:paraId="5099312C" w14:textId="77777777" w:rsidR="00A5531A" w:rsidRPr="00A5531A" w:rsidRDefault="00A5531A" w:rsidP="00A5531A">
                  <w:pPr>
                    <w:pStyle w:val="Compact"/>
                    <w:jc w:val="right"/>
                    <w:rPr>
                      <w:ins w:id="802" w:author="Microsoft Office User" w:date="2024-12-18T12:00:00Z"/>
                      <w:sz w:val="22"/>
                      <w:szCs w:val="22"/>
                    </w:rPr>
                  </w:pPr>
                  <w:ins w:id="803" w:author="Microsoft Office User" w:date="2024-12-18T12:00:00Z">
                    <w:r w:rsidRPr="00A5531A">
                      <w:rPr>
                        <w:sz w:val="22"/>
                        <w:szCs w:val="22"/>
                      </w:rPr>
                      <w:t>2006</w:t>
                    </w:r>
                  </w:ins>
                </w:p>
              </w:tc>
              <w:tc>
                <w:tcPr>
                  <w:tcW w:w="3510" w:type="dxa"/>
                  <w:tcBorders>
                    <w:top w:val="single" w:sz="2" w:space="0" w:color="auto"/>
                  </w:tcBorders>
                  <w:tcMar>
                    <w:left w:w="216" w:type="dxa"/>
                    <w:right w:w="0" w:type="dxa"/>
                  </w:tcMar>
                  <w:vAlign w:val="center"/>
                </w:tcPr>
                <w:p w14:paraId="20004C17" w14:textId="77777777" w:rsidR="00A5531A" w:rsidRPr="00A5531A" w:rsidRDefault="00A5531A" w:rsidP="00A5531A">
                  <w:pPr>
                    <w:pStyle w:val="Compact"/>
                    <w:rPr>
                      <w:ins w:id="804" w:author="Microsoft Office User" w:date="2024-12-18T12:00:00Z"/>
                      <w:sz w:val="22"/>
                      <w:szCs w:val="22"/>
                    </w:rPr>
                  </w:pPr>
                  <w:ins w:id="805" w:author="Microsoft Office User" w:date="2024-12-18T12:00:00Z">
                    <w:r w:rsidRPr="00A5531A">
                      <w:rPr>
                        <w:sz w:val="22"/>
                        <w:szCs w:val="22"/>
                      </w:rPr>
                      <w:t>https://ling.auf.net/lingbuzz</w:t>
                    </w:r>
                  </w:ins>
                </w:p>
              </w:tc>
            </w:tr>
            <w:tr w:rsidR="00A5531A" w:rsidRPr="00A5531A" w14:paraId="2C8EA44E" w14:textId="77777777" w:rsidTr="00A5531A">
              <w:trPr>
                <w:ins w:id="806" w:author="Microsoft Office User" w:date="2024-12-18T12:00:00Z"/>
              </w:trPr>
              <w:tc>
                <w:tcPr>
                  <w:tcW w:w="2250" w:type="dxa"/>
                  <w:tcMar>
                    <w:left w:w="0" w:type="dxa"/>
                    <w:right w:w="0" w:type="dxa"/>
                  </w:tcMar>
                </w:tcPr>
                <w:p w14:paraId="63ABC55B" w14:textId="77777777" w:rsidR="00A5531A" w:rsidRPr="00A5531A" w:rsidRDefault="00A5531A" w:rsidP="00A5531A">
                  <w:pPr>
                    <w:pStyle w:val="Compact"/>
                    <w:rPr>
                      <w:ins w:id="807" w:author="Microsoft Office User" w:date="2024-12-18T12:00:00Z"/>
                      <w:sz w:val="22"/>
                      <w:szCs w:val="22"/>
                    </w:rPr>
                  </w:pPr>
                  <w:ins w:id="808" w:author="Microsoft Office User" w:date="2024-12-18T12:00:00Z">
                    <w:r w:rsidRPr="00A5531A">
                      <w:rPr>
                        <w:sz w:val="22"/>
                        <w:szCs w:val="22"/>
                      </w:rPr>
                      <w:t>Open Science Framework</w:t>
                    </w:r>
                  </w:ins>
                </w:p>
              </w:tc>
              <w:tc>
                <w:tcPr>
                  <w:tcW w:w="2160" w:type="dxa"/>
                  <w:tcMar>
                    <w:left w:w="0" w:type="dxa"/>
                    <w:right w:w="0" w:type="dxa"/>
                  </w:tcMar>
                  <w:vAlign w:val="center"/>
                </w:tcPr>
                <w:p w14:paraId="4FBF2C9E" w14:textId="77777777" w:rsidR="00A5531A" w:rsidRPr="00A5531A" w:rsidRDefault="00A5531A" w:rsidP="00A5531A">
                  <w:pPr>
                    <w:pStyle w:val="Compact"/>
                    <w:rPr>
                      <w:ins w:id="809" w:author="Microsoft Office User" w:date="2024-12-18T12:00:00Z"/>
                      <w:sz w:val="22"/>
                      <w:szCs w:val="22"/>
                    </w:rPr>
                  </w:pPr>
                  <w:ins w:id="810" w:author="Microsoft Office User" w:date="2024-12-18T12:00:00Z">
                    <w:r w:rsidRPr="00A5531A">
                      <w:rPr>
                        <w:sz w:val="22"/>
                        <w:szCs w:val="22"/>
                      </w:rPr>
                      <w:t>Multidisciplinary (includes Linguistics)</w:t>
                    </w:r>
                  </w:ins>
                </w:p>
              </w:tc>
              <w:tc>
                <w:tcPr>
                  <w:tcW w:w="1440" w:type="dxa"/>
                  <w:tcMar>
                    <w:left w:w="0" w:type="dxa"/>
                    <w:right w:w="72" w:type="dxa"/>
                  </w:tcMar>
                  <w:vAlign w:val="center"/>
                </w:tcPr>
                <w:p w14:paraId="741F8D33" w14:textId="77777777" w:rsidR="00A5531A" w:rsidRPr="00A5531A" w:rsidRDefault="00A5531A" w:rsidP="00A5531A">
                  <w:pPr>
                    <w:pStyle w:val="Compact"/>
                    <w:jc w:val="right"/>
                    <w:rPr>
                      <w:ins w:id="811" w:author="Microsoft Office User" w:date="2024-12-18T12:00:00Z"/>
                      <w:sz w:val="22"/>
                      <w:szCs w:val="22"/>
                    </w:rPr>
                  </w:pPr>
                  <w:ins w:id="812" w:author="Microsoft Office User" w:date="2024-12-18T12:00:00Z">
                    <w:r w:rsidRPr="00A5531A">
                      <w:rPr>
                        <w:sz w:val="22"/>
                        <w:szCs w:val="22"/>
                      </w:rPr>
                      <w:t>2011</w:t>
                    </w:r>
                  </w:ins>
                </w:p>
              </w:tc>
              <w:tc>
                <w:tcPr>
                  <w:tcW w:w="3510" w:type="dxa"/>
                  <w:tcMar>
                    <w:left w:w="216" w:type="dxa"/>
                    <w:right w:w="0" w:type="dxa"/>
                  </w:tcMar>
                  <w:vAlign w:val="center"/>
                </w:tcPr>
                <w:p w14:paraId="7978DBA1" w14:textId="77777777" w:rsidR="00A5531A" w:rsidRPr="00A5531A" w:rsidRDefault="00A5531A" w:rsidP="00A5531A">
                  <w:pPr>
                    <w:pStyle w:val="Compact"/>
                    <w:rPr>
                      <w:ins w:id="813" w:author="Microsoft Office User" w:date="2024-12-18T12:00:00Z"/>
                      <w:sz w:val="22"/>
                      <w:szCs w:val="22"/>
                    </w:rPr>
                  </w:pPr>
                  <w:ins w:id="814" w:author="Microsoft Office User" w:date="2024-12-18T12:00:00Z">
                    <w:r w:rsidRPr="00A5531A">
                      <w:rPr>
                        <w:sz w:val="22"/>
                        <w:szCs w:val="22"/>
                      </w:rPr>
                      <w:t>https://osf.io/preprints</w:t>
                    </w:r>
                  </w:ins>
                </w:p>
              </w:tc>
            </w:tr>
            <w:tr w:rsidR="00A5531A" w:rsidRPr="00A5531A" w14:paraId="283E893E" w14:textId="77777777" w:rsidTr="00A5531A">
              <w:trPr>
                <w:ins w:id="815" w:author="Microsoft Office User" w:date="2024-12-18T12:00:00Z"/>
              </w:trPr>
              <w:tc>
                <w:tcPr>
                  <w:tcW w:w="2250" w:type="dxa"/>
                  <w:tcMar>
                    <w:left w:w="0" w:type="dxa"/>
                    <w:right w:w="0" w:type="dxa"/>
                  </w:tcMar>
                </w:tcPr>
                <w:p w14:paraId="7741FEB4" w14:textId="77777777" w:rsidR="00A5531A" w:rsidRPr="00A5531A" w:rsidRDefault="00A5531A" w:rsidP="00A5531A">
                  <w:pPr>
                    <w:pStyle w:val="Compact"/>
                    <w:rPr>
                      <w:ins w:id="816" w:author="Microsoft Office User" w:date="2024-12-18T12:00:00Z"/>
                      <w:sz w:val="22"/>
                      <w:szCs w:val="22"/>
                    </w:rPr>
                  </w:pPr>
                  <w:proofErr w:type="spellStart"/>
                  <w:ins w:id="817" w:author="Microsoft Office User" w:date="2024-12-18T12:00:00Z">
                    <w:r w:rsidRPr="00A5531A">
                      <w:rPr>
                        <w:sz w:val="22"/>
                        <w:szCs w:val="22"/>
                      </w:rPr>
                      <w:t>PsyArXiv</w:t>
                    </w:r>
                    <w:proofErr w:type="spellEnd"/>
                  </w:ins>
                </w:p>
              </w:tc>
              <w:tc>
                <w:tcPr>
                  <w:tcW w:w="2160" w:type="dxa"/>
                  <w:tcMar>
                    <w:left w:w="0" w:type="dxa"/>
                    <w:right w:w="0" w:type="dxa"/>
                  </w:tcMar>
                  <w:vAlign w:val="center"/>
                </w:tcPr>
                <w:p w14:paraId="39D52C56" w14:textId="77777777" w:rsidR="00A5531A" w:rsidRPr="00A5531A" w:rsidRDefault="00A5531A" w:rsidP="00A5531A">
                  <w:pPr>
                    <w:pStyle w:val="Compact"/>
                    <w:rPr>
                      <w:ins w:id="818" w:author="Microsoft Office User" w:date="2024-12-18T12:00:00Z"/>
                      <w:sz w:val="22"/>
                      <w:szCs w:val="22"/>
                    </w:rPr>
                  </w:pPr>
                  <w:ins w:id="819" w:author="Microsoft Office User" w:date="2024-12-18T12:00:00Z">
                    <w:r w:rsidRPr="00A5531A">
                      <w:rPr>
                        <w:sz w:val="22"/>
                        <w:szCs w:val="22"/>
                      </w:rPr>
                      <w:t>Psychology, Cognitive Sciences, Psycholinguistics, Linguistics</w:t>
                    </w:r>
                  </w:ins>
                </w:p>
              </w:tc>
              <w:tc>
                <w:tcPr>
                  <w:tcW w:w="1440" w:type="dxa"/>
                  <w:tcMar>
                    <w:left w:w="0" w:type="dxa"/>
                    <w:right w:w="72" w:type="dxa"/>
                  </w:tcMar>
                  <w:vAlign w:val="center"/>
                </w:tcPr>
                <w:p w14:paraId="4212BD47" w14:textId="77777777" w:rsidR="00A5531A" w:rsidRPr="00A5531A" w:rsidRDefault="00A5531A" w:rsidP="00A5531A">
                  <w:pPr>
                    <w:pStyle w:val="Compact"/>
                    <w:jc w:val="right"/>
                    <w:rPr>
                      <w:ins w:id="820" w:author="Microsoft Office User" w:date="2024-12-18T12:00:00Z"/>
                      <w:sz w:val="22"/>
                      <w:szCs w:val="22"/>
                    </w:rPr>
                  </w:pPr>
                  <w:ins w:id="821" w:author="Microsoft Office User" w:date="2024-12-18T12:00:00Z">
                    <w:r w:rsidRPr="00A5531A">
                      <w:rPr>
                        <w:sz w:val="22"/>
                        <w:szCs w:val="22"/>
                      </w:rPr>
                      <w:t>2016</w:t>
                    </w:r>
                  </w:ins>
                </w:p>
              </w:tc>
              <w:tc>
                <w:tcPr>
                  <w:tcW w:w="3510" w:type="dxa"/>
                  <w:tcMar>
                    <w:left w:w="216" w:type="dxa"/>
                    <w:right w:w="0" w:type="dxa"/>
                  </w:tcMar>
                  <w:vAlign w:val="center"/>
                </w:tcPr>
                <w:p w14:paraId="63F4250E" w14:textId="77777777" w:rsidR="00A5531A" w:rsidRPr="00A5531A" w:rsidRDefault="00A5531A" w:rsidP="00A5531A">
                  <w:pPr>
                    <w:pStyle w:val="Compact"/>
                    <w:rPr>
                      <w:ins w:id="822" w:author="Microsoft Office User" w:date="2024-12-18T12:00:00Z"/>
                      <w:sz w:val="22"/>
                      <w:szCs w:val="22"/>
                    </w:rPr>
                  </w:pPr>
                  <w:ins w:id="823" w:author="Microsoft Office User" w:date="2024-12-18T12:00:00Z">
                    <w:r w:rsidRPr="00A5531A">
                      <w:rPr>
                        <w:sz w:val="22"/>
                        <w:szCs w:val="22"/>
                      </w:rPr>
                      <w:t>https://osf.io/preprints/psyarxiv</w:t>
                    </w:r>
                  </w:ins>
                </w:p>
              </w:tc>
            </w:tr>
            <w:tr w:rsidR="00A5531A" w:rsidRPr="00A5531A" w14:paraId="62F7231E" w14:textId="77777777" w:rsidTr="00A5531A">
              <w:trPr>
                <w:ins w:id="824" w:author="Microsoft Office User" w:date="2024-12-18T12:00:00Z"/>
              </w:trPr>
              <w:tc>
                <w:tcPr>
                  <w:tcW w:w="2250" w:type="dxa"/>
                  <w:tcMar>
                    <w:left w:w="0" w:type="dxa"/>
                    <w:right w:w="0" w:type="dxa"/>
                  </w:tcMar>
                </w:tcPr>
                <w:p w14:paraId="0223CC5F" w14:textId="77777777" w:rsidR="00A5531A" w:rsidRPr="00A5531A" w:rsidRDefault="00A5531A" w:rsidP="00A5531A">
                  <w:pPr>
                    <w:pStyle w:val="Compact"/>
                    <w:rPr>
                      <w:ins w:id="825" w:author="Microsoft Office User" w:date="2024-12-18T12:00:00Z"/>
                      <w:sz w:val="22"/>
                      <w:szCs w:val="22"/>
                    </w:rPr>
                  </w:pPr>
                  <w:proofErr w:type="spellStart"/>
                  <w:ins w:id="826" w:author="Microsoft Office User" w:date="2024-12-18T12:00:00Z">
                    <w:r w:rsidRPr="00A5531A">
                      <w:rPr>
                        <w:sz w:val="22"/>
                        <w:szCs w:val="22"/>
                      </w:rPr>
                      <w:t>Cogprints</w:t>
                    </w:r>
                    <w:proofErr w:type="spellEnd"/>
                  </w:ins>
                </w:p>
              </w:tc>
              <w:tc>
                <w:tcPr>
                  <w:tcW w:w="2160" w:type="dxa"/>
                  <w:tcMar>
                    <w:left w:w="0" w:type="dxa"/>
                    <w:right w:w="0" w:type="dxa"/>
                  </w:tcMar>
                  <w:vAlign w:val="center"/>
                </w:tcPr>
                <w:p w14:paraId="3263F882" w14:textId="77777777" w:rsidR="00A5531A" w:rsidRPr="00A5531A" w:rsidRDefault="00A5531A" w:rsidP="00A5531A">
                  <w:pPr>
                    <w:pStyle w:val="Compact"/>
                    <w:rPr>
                      <w:ins w:id="827" w:author="Microsoft Office User" w:date="2024-12-18T12:00:00Z"/>
                      <w:sz w:val="22"/>
                      <w:szCs w:val="22"/>
                    </w:rPr>
                  </w:pPr>
                  <w:ins w:id="828" w:author="Microsoft Office User" w:date="2024-12-18T12:00:00Z">
                    <w:r w:rsidRPr="00A5531A">
                      <w:rPr>
                        <w:sz w:val="22"/>
                        <w:szCs w:val="22"/>
                      </w:rPr>
                      <w:t>Multidisciplinary (includes Cognitive Sciences and Linguistics)</w:t>
                    </w:r>
                  </w:ins>
                </w:p>
              </w:tc>
              <w:tc>
                <w:tcPr>
                  <w:tcW w:w="1440" w:type="dxa"/>
                  <w:tcMar>
                    <w:left w:w="0" w:type="dxa"/>
                    <w:right w:w="72" w:type="dxa"/>
                  </w:tcMar>
                  <w:vAlign w:val="center"/>
                </w:tcPr>
                <w:p w14:paraId="40415C36" w14:textId="77777777" w:rsidR="00A5531A" w:rsidRPr="00A5531A" w:rsidRDefault="00A5531A" w:rsidP="00A5531A">
                  <w:pPr>
                    <w:pStyle w:val="Compact"/>
                    <w:jc w:val="right"/>
                    <w:rPr>
                      <w:ins w:id="829" w:author="Microsoft Office User" w:date="2024-12-18T12:00:00Z"/>
                      <w:sz w:val="22"/>
                      <w:szCs w:val="22"/>
                    </w:rPr>
                  </w:pPr>
                  <w:ins w:id="830" w:author="Microsoft Office User" w:date="2024-12-18T12:00:00Z">
                    <w:r w:rsidRPr="00A5531A">
                      <w:rPr>
                        <w:sz w:val="22"/>
                        <w:szCs w:val="22"/>
                      </w:rPr>
                      <w:t>1995</w:t>
                    </w:r>
                  </w:ins>
                </w:p>
              </w:tc>
              <w:tc>
                <w:tcPr>
                  <w:tcW w:w="3510" w:type="dxa"/>
                  <w:tcMar>
                    <w:left w:w="216" w:type="dxa"/>
                    <w:right w:w="0" w:type="dxa"/>
                  </w:tcMar>
                  <w:vAlign w:val="center"/>
                </w:tcPr>
                <w:p w14:paraId="267B4AF3" w14:textId="77777777" w:rsidR="00A5531A" w:rsidRPr="00A5531A" w:rsidRDefault="00A5531A" w:rsidP="00A5531A">
                  <w:pPr>
                    <w:pStyle w:val="Compact"/>
                    <w:rPr>
                      <w:ins w:id="831" w:author="Microsoft Office User" w:date="2024-12-18T12:00:00Z"/>
                      <w:sz w:val="22"/>
                      <w:szCs w:val="22"/>
                    </w:rPr>
                  </w:pPr>
                  <w:ins w:id="832" w:author="Microsoft Office User" w:date="2024-12-18T12:00:00Z">
                    <w:r w:rsidRPr="00A5531A">
                      <w:rPr>
                        <w:sz w:val="22"/>
                        <w:szCs w:val="22"/>
                      </w:rPr>
                      <w:t>https://web-archive.southampton.ac.uk/cogprints.org/</w:t>
                    </w:r>
                  </w:ins>
                </w:p>
              </w:tc>
            </w:tr>
            <w:tr w:rsidR="00A5531A" w:rsidRPr="00A5531A" w14:paraId="3291D286" w14:textId="77777777" w:rsidTr="00A5531A">
              <w:trPr>
                <w:ins w:id="833" w:author="Microsoft Office User" w:date="2024-12-18T12:00:00Z"/>
              </w:trPr>
              <w:tc>
                <w:tcPr>
                  <w:tcW w:w="2250" w:type="dxa"/>
                  <w:tcMar>
                    <w:left w:w="0" w:type="dxa"/>
                    <w:right w:w="0" w:type="dxa"/>
                  </w:tcMar>
                </w:tcPr>
                <w:p w14:paraId="3E0B23BE" w14:textId="77777777" w:rsidR="00A5531A" w:rsidRPr="00A5531A" w:rsidRDefault="00A5531A" w:rsidP="00A5531A">
                  <w:pPr>
                    <w:pStyle w:val="Compact"/>
                    <w:rPr>
                      <w:ins w:id="834" w:author="Microsoft Office User" w:date="2024-12-18T12:00:00Z"/>
                      <w:sz w:val="22"/>
                      <w:szCs w:val="22"/>
                    </w:rPr>
                  </w:pPr>
                  <w:proofErr w:type="spellStart"/>
                  <w:ins w:id="835" w:author="Microsoft Office User" w:date="2024-12-18T12:00:00Z">
                    <w:r w:rsidRPr="00A5531A">
                      <w:rPr>
                        <w:sz w:val="22"/>
                        <w:szCs w:val="22"/>
                      </w:rPr>
                      <w:t>SocArXiv</w:t>
                    </w:r>
                    <w:proofErr w:type="spellEnd"/>
                  </w:ins>
                </w:p>
              </w:tc>
              <w:tc>
                <w:tcPr>
                  <w:tcW w:w="2160" w:type="dxa"/>
                  <w:tcMar>
                    <w:left w:w="0" w:type="dxa"/>
                    <w:right w:w="0" w:type="dxa"/>
                  </w:tcMar>
                  <w:vAlign w:val="center"/>
                </w:tcPr>
                <w:p w14:paraId="4C6714CD" w14:textId="77777777" w:rsidR="00A5531A" w:rsidRPr="00A5531A" w:rsidRDefault="00A5531A" w:rsidP="00A5531A">
                  <w:pPr>
                    <w:pStyle w:val="Compact"/>
                    <w:rPr>
                      <w:ins w:id="836" w:author="Microsoft Office User" w:date="2024-12-18T12:00:00Z"/>
                      <w:sz w:val="22"/>
                      <w:szCs w:val="22"/>
                    </w:rPr>
                  </w:pPr>
                  <w:ins w:id="837" w:author="Microsoft Office User" w:date="2024-12-18T12:00:00Z">
                    <w:r w:rsidRPr="00A5531A">
                      <w:rPr>
                        <w:sz w:val="22"/>
                        <w:szCs w:val="22"/>
                      </w:rPr>
                      <w:t>Social Sciences (includes Sociolinguistics)</w:t>
                    </w:r>
                  </w:ins>
                </w:p>
              </w:tc>
              <w:tc>
                <w:tcPr>
                  <w:tcW w:w="1440" w:type="dxa"/>
                  <w:tcMar>
                    <w:left w:w="0" w:type="dxa"/>
                    <w:right w:w="72" w:type="dxa"/>
                  </w:tcMar>
                  <w:vAlign w:val="center"/>
                </w:tcPr>
                <w:p w14:paraId="2995E214" w14:textId="77777777" w:rsidR="00A5531A" w:rsidRPr="00A5531A" w:rsidRDefault="00A5531A" w:rsidP="00A5531A">
                  <w:pPr>
                    <w:pStyle w:val="Compact"/>
                    <w:jc w:val="right"/>
                    <w:rPr>
                      <w:ins w:id="838" w:author="Microsoft Office User" w:date="2024-12-18T12:00:00Z"/>
                      <w:sz w:val="22"/>
                      <w:szCs w:val="22"/>
                    </w:rPr>
                  </w:pPr>
                  <w:ins w:id="839" w:author="Microsoft Office User" w:date="2024-12-18T12:00:00Z">
                    <w:r w:rsidRPr="00A5531A">
                      <w:rPr>
                        <w:sz w:val="22"/>
                        <w:szCs w:val="22"/>
                      </w:rPr>
                      <w:t>2016</w:t>
                    </w:r>
                  </w:ins>
                </w:p>
              </w:tc>
              <w:tc>
                <w:tcPr>
                  <w:tcW w:w="3510" w:type="dxa"/>
                  <w:tcMar>
                    <w:left w:w="216" w:type="dxa"/>
                    <w:right w:w="0" w:type="dxa"/>
                  </w:tcMar>
                  <w:vAlign w:val="center"/>
                </w:tcPr>
                <w:p w14:paraId="760ED86D" w14:textId="77777777" w:rsidR="00A5531A" w:rsidRPr="00A5531A" w:rsidRDefault="00A5531A" w:rsidP="00A5531A">
                  <w:pPr>
                    <w:pStyle w:val="Compact"/>
                    <w:rPr>
                      <w:ins w:id="840" w:author="Microsoft Office User" w:date="2024-12-18T12:00:00Z"/>
                      <w:sz w:val="22"/>
                      <w:szCs w:val="22"/>
                    </w:rPr>
                  </w:pPr>
                  <w:ins w:id="841" w:author="Microsoft Office User" w:date="2024-12-18T12:00:00Z">
                    <w:r w:rsidRPr="00A5531A">
                      <w:rPr>
                        <w:sz w:val="22"/>
                        <w:szCs w:val="22"/>
                      </w:rPr>
                      <w:t>https://osf.io/preprints/socarxiv</w:t>
                    </w:r>
                  </w:ins>
                </w:p>
              </w:tc>
            </w:tr>
            <w:tr w:rsidR="00A5531A" w:rsidRPr="00A5531A" w14:paraId="0E3C2DA3" w14:textId="77777777" w:rsidTr="00A5531A">
              <w:trPr>
                <w:ins w:id="842" w:author="Microsoft Office User" w:date="2024-12-18T12:00:00Z"/>
              </w:trPr>
              <w:tc>
                <w:tcPr>
                  <w:tcW w:w="2250" w:type="dxa"/>
                  <w:tcMar>
                    <w:left w:w="0" w:type="dxa"/>
                    <w:right w:w="0" w:type="dxa"/>
                  </w:tcMar>
                </w:tcPr>
                <w:p w14:paraId="1F461B26" w14:textId="77777777" w:rsidR="00A5531A" w:rsidRPr="00A5531A" w:rsidRDefault="00A5531A" w:rsidP="00A5531A">
                  <w:pPr>
                    <w:pStyle w:val="Compact"/>
                    <w:rPr>
                      <w:ins w:id="843" w:author="Microsoft Office User" w:date="2024-12-18T12:00:00Z"/>
                      <w:sz w:val="22"/>
                      <w:szCs w:val="22"/>
                    </w:rPr>
                  </w:pPr>
                  <w:proofErr w:type="spellStart"/>
                  <w:ins w:id="844" w:author="Microsoft Office User" w:date="2024-12-18T12:00:00Z">
                    <w:r w:rsidRPr="00A5531A">
                      <w:rPr>
                        <w:sz w:val="22"/>
                        <w:szCs w:val="22"/>
                      </w:rPr>
                      <w:t>EdArXiv</w:t>
                    </w:r>
                    <w:proofErr w:type="spellEnd"/>
                  </w:ins>
                </w:p>
              </w:tc>
              <w:tc>
                <w:tcPr>
                  <w:tcW w:w="2160" w:type="dxa"/>
                  <w:tcMar>
                    <w:left w:w="0" w:type="dxa"/>
                    <w:right w:w="0" w:type="dxa"/>
                  </w:tcMar>
                  <w:vAlign w:val="center"/>
                </w:tcPr>
                <w:p w14:paraId="5F8C4AAF" w14:textId="77777777" w:rsidR="00A5531A" w:rsidRPr="00A5531A" w:rsidRDefault="00A5531A" w:rsidP="00A5531A">
                  <w:pPr>
                    <w:pStyle w:val="Compact"/>
                    <w:rPr>
                      <w:ins w:id="845" w:author="Microsoft Office User" w:date="2024-12-18T12:00:00Z"/>
                      <w:sz w:val="22"/>
                      <w:szCs w:val="22"/>
                    </w:rPr>
                  </w:pPr>
                  <w:ins w:id="846" w:author="Microsoft Office User" w:date="2024-12-18T12:00:00Z">
                    <w:r w:rsidRPr="00A5531A">
                      <w:rPr>
                        <w:sz w:val="22"/>
                        <w:szCs w:val="22"/>
                      </w:rPr>
                      <w:t>Education Research (includes Applied Linguistics</w:t>
                    </w:r>
                  </w:ins>
                </w:p>
              </w:tc>
              <w:tc>
                <w:tcPr>
                  <w:tcW w:w="1440" w:type="dxa"/>
                  <w:tcMar>
                    <w:left w:w="0" w:type="dxa"/>
                    <w:right w:w="72" w:type="dxa"/>
                  </w:tcMar>
                  <w:vAlign w:val="center"/>
                </w:tcPr>
                <w:p w14:paraId="2419F929" w14:textId="77777777" w:rsidR="00A5531A" w:rsidRPr="00A5531A" w:rsidRDefault="00A5531A" w:rsidP="00A5531A">
                  <w:pPr>
                    <w:pStyle w:val="Compact"/>
                    <w:jc w:val="right"/>
                    <w:rPr>
                      <w:ins w:id="847" w:author="Microsoft Office User" w:date="2024-12-18T12:00:00Z"/>
                      <w:sz w:val="22"/>
                      <w:szCs w:val="22"/>
                    </w:rPr>
                  </w:pPr>
                  <w:ins w:id="848" w:author="Microsoft Office User" w:date="2024-12-18T12:00:00Z">
                    <w:r w:rsidRPr="00A5531A">
                      <w:rPr>
                        <w:sz w:val="22"/>
                        <w:szCs w:val="22"/>
                      </w:rPr>
                      <w:t>2018</w:t>
                    </w:r>
                  </w:ins>
                </w:p>
              </w:tc>
              <w:tc>
                <w:tcPr>
                  <w:tcW w:w="3510" w:type="dxa"/>
                  <w:tcMar>
                    <w:left w:w="216" w:type="dxa"/>
                    <w:right w:w="0" w:type="dxa"/>
                  </w:tcMar>
                  <w:vAlign w:val="center"/>
                </w:tcPr>
                <w:p w14:paraId="13786EB7" w14:textId="77777777" w:rsidR="00A5531A" w:rsidRPr="00A5531A" w:rsidRDefault="00A5531A" w:rsidP="00A5531A">
                  <w:pPr>
                    <w:pStyle w:val="Compact"/>
                    <w:rPr>
                      <w:ins w:id="849" w:author="Microsoft Office User" w:date="2024-12-18T12:00:00Z"/>
                      <w:sz w:val="22"/>
                      <w:szCs w:val="22"/>
                    </w:rPr>
                  </w:pPr>
                  <w:ins w:id="850" w:author="Microsoft Office User" w:date="2024-12-18T12:00:00Z">
                    <w:r w:rsidRPr="00A5531A">
                      <w:rPr>
                        <w:sz w:val="22"/>
                        <w:szCs w:val="22"/>
                      </w:rPr>
                      <w:t>https://osf.io/preprints/edarxiv</w:t>
                    </w:r>
                  </w:ins>
                </w:p>
              </w:tc>
            </w:tr>
            <w:tr w:rsidR="00A5531A" w:rsidRPr="00A5531A" w14:paraId="2ADCCB42" w14:textId="77777777" w:rsidTr="00A5531A">
              <w:trPr>
                <w:ins w:id="851" w:author="Microsoft Office User" w:date="2024-12-18T12:00:00Z"/>
              </w:trPr>
              <w:tc>
                <w:tcPr>
                  <w:tcW w:w="2250" w:type="dxa"/>
                  <w:tcMar>
                    <w:left w:w="0" w:type="dxa"/>
                    <w:right w:w="0" w:type="dxa"/>
                  </w:tcMar>
                </w:tcPr>
                <w:p w14:paraId="35AF80CF" w14:textId="77777777" w:rsidR="00A5531A" w:rsidRPr="00A5531A" w:rsidRDefault="00A5531A" w:rsidP="00A5531A">
                  <w:pPr>
                    <w:pStyle w:val="Compact"/>
                    <w:rPr>
                      <w:ins w:id="852" w:author="Microsoft Office User" w:date="2024-12-18T12:00:00Z"/>
                      <w:sz w:val="22"/>
                      <w:szCs w:val="22"/>
                    </w:rPr>
                  </w:pPr>
                  <w:ins w:id="853" w:author="Microsoft Office User" w:date="2024-12-18T12:00:00Z">
                    <w:r w:rsidRPr="00A5531A">
                      <w:rPr>
                        <w:sz w:val="22"/>
                        <w:szCs w:val="22"/>
                      </w:rPr>
                      <w:t>Computational Linguistics Open Archive (CLARIN)</w:t>
                    </w:r>
                  </w:ins>
                </w:p>
              </w:tc>
              <w:tc>
                <w:tcPr>
                  <w:tcW w:w="2160" w:type="dxa"/>
                  <w:tcMar>
                    <w:left w:w="0" w:type="dxa"/>
                    <w:right w:w="0" w:type="dxa"/>
                  </w:tcMar>
                  <w:vAlign w:val="center"/>
                </w:tcPr>
                <w:p w14:paraId="28ED60B0" w14:textId="77777777" w:rsidR="00A5531A" w:rsidRPr="00A5531A" w:rsidRDefault="00A5531A" w:rsidP="00A5531A">
                  <w:pPr>
                    <w:pStyle w:val="Compact"/>
                    <w:rPr>
                      <w:ins w:id="854" w:author="Microsoft Office User" w:date="2024-12-18T12:00:00Z"/>
                      <w:sz w:val="22"/>
                      <w:szCs w:val="22"/>
                    </w:rPr>
                  </w:pPr>
                  <w:ins w:id="855" w:author="Microsoft Office User" w:date="2024-12-18T12:00:00Z">
                    <w:r w:rsidRPr="00A5531A">
                      <w:rPr>
                        <w:sz w:val="22"/>
                        <w:szCs w:val="22"/>
                      </w:rPr>
                      <w:t>Language-Based Research</w:t>
                    </w:r>
                  </w:ins>
                </w:p>
              </w:tc>
              <w:tc>
                <w:tcPr>
                  <w:tcW w:w="1440" w:type="dxa"/>
                  <w:tcMar>
                    <w:left w:w="0" w:type="dxa"/>
                    <w:right w:w="72" w:type="dxa"/>
                  </w:tcMar>
                  <w:vAlign w:val="center"/>
                </w:tcPr>
                <w:p w14:paraId="35A31176" w14:textId="77777777" w:rsidR="00A5531A" w:rsidRPr="00A5531A" w:rsidRDefault="00A5531A" w:rsidP="00A5531A">
                  <w:pPr>
                    <w:pStyle w:val="Compact"/>
                    <w:jc w:val="right"/>
                    <w:rPr>
                      <w:ins w:id="856" w:author="Microsoft Office User" w:date="2024-12-18T12:00:00Z"/>
                      <w:sz w:val="22"/>
                      <w:szCs w:val="22"/>
                    </w:rPr>
                  </w:pPr>
                  <w:ins w:id="857" w:author="Microsoft Office User" w:date="2024-12-18T12:00:00Z">
                    <w:r w:rsidRPr="00A5531A">
                      <w:rPr>
                        <w:sz w:val="22"/>
                        <w:szCs w:val="22"/>
                      </w:rPr>
                      <w:t>2012</w:t>
                    </w:r>
                  </w:ins>
                </w:p>
              </w:tc>
              <w:tc>
                <w:tcPr>
                  <w:tcW w:w="3510" w:type="dxa"/>
                  <w:tcMar>
                    <w:left w:w="216" w:type="dxa"/>
                    <w:right w:w="0" w:type="dxa"/>
                  </w:tcMar>
                  <w:vAlign w:val="center"/>
                </w:tcPr>
                <w:p w14:paraId="4BE1A752" w14:textId="77777777" w:rsidR="00A5531A" w:rsidRPr="00A5531A" w:rsidRDefault="00A5531A" w:rsidP="00A5531A">
                  <w:pPr>
                    <w:pStyle w:val="Compact"/>
                    <w:rPr>
                      <w:ins w:id="858" w:author="Microsoft Office User" w:date="2024-12-18T12:00:00Z"/>
                      <w:sz w:val="22"/>
                      <w:szCs w:val="22"/>
                    </w:rPr>
                  </w:pPr>
                  <w:ins w:id="859" w:author="Microsoft Office User" w:date="2024-12-18T12:00:00Z">
                    <w:r w:rsidRPr="00A5531A">
                      <w:rPr>
                        <w:sz w:val="22"/>
                        <w:szCs w:val="22"/>
                      </w:rPr>
                      <w:t>https://www.clarin.eu/</w:t>
                    </w:r>
                  </w:ins>
                </w:p>
              </w:tc>
            </w:tr>
            <w:tr w:rsidR="00A5531A" w:rsidRPr="00A5531A" w14:paraId="4BFC9936" w14:textId="77777777" w:rsidTr="00A5531A">
              <w:trPr>
                <w:ins w:id="860" w:author="Microsoft Office User" w:date="2024-12-18T12:00:00Z"/>
              </w:trPr>
              <w:tc>
                <w:tcPr>
                  <w:tcW w:w="2250" w:type="dxa"/>
                  <w:tcMar>
                    <w:left w:w="0" w:type="dxa"/>
                    <w:right w:w="0" w:type="dxa"/>
                  </w:tcMar>
                </w:tcPr>
                <w:p w14:paraId="736E6DFA" w14:textId="77777777" w:rsidR="00A5531A" w:rsidRPr="00A5531A" w:rsidRDefault="00A5531A" w:rsidP="00A5531A">
                  <w:pPr>
                    <w:pStyle w:val="Compact"/>
                    <w:rPr>
                      <w:ins w:id="861" w:author="Microsoft Office User" w:date="2024-12-18T12:00:00Z"/>
                      <w:sz w:val="22"/>
                      <w:szCs w:val="22"/>
                    </w:rPr>
                  </w:pPr>
                  <w:ins w:id="862" w:author="Microsoft Office User" w:date="2024-12-18T12:00:00Z">
                    <w:r w:rsidRPr="00A5531A">
                      <w:rPr>
                        <w:sz w:val="22"/>
                        <w:szCs w:val="22"/>
                      </w:rPr>
                      <w:t>ACL Anthology</w:t>
                    </w:r>
                  </w:ins>
                </w:p>
              </w:tc>
              <w:tc>
                <w:tcPr>
                  <w:tcW w:w="2160" w:type="dxa"/>
                  <w:tcMar>
                    <w:left w:w="0" w:type="dxa"/>
                    <w:right w:w="0" w:type="dxa"/>
                  </w:tcMar>
                  <w:vAlign w:val="center"/>
                </w:tcPr>
                <w:p w14:paraId="6E7E0934" w14:textId="77777777" w:rsidR="00A5531A" w:rsidRPr="00A5531A" w:rsidRDefault="00A5531A" w:rsidP="00A5531A">
                  <w:pPr>
                    <w:pStyle w:val="Compact"/>
                    <w:rPr>
                      <w:ins w:id="863" w:author="Microsoft Office User" w:date="2024-12-18T12:00:00Z"/>
                      <w:sz w:val="22"/>
                      <w:szCs w:val="22"/>
                    </w:rPr>
                  </w:pPr>
                  <w:ins w:id="864" w:author="Microsoft Office User" w:date="2024-12-18T12:00:00Z">
                    <w:r w:rsidRPr="00A5531A">
                      <w:rPr>
                        <w:sz w:val="22"/>
                        <w:szCs w:val="22"/>
                      </w:rPr>
                      <w:t>Computational Linguistics and NLP</w:t>
                    </w:r>
                  </w:ins>
                </w:p>
              </w:tc>
              <w:tc>
                <w:tcPr>
                  <w:tcW w:w="1440" w:type="dxa"/>
                  <w:tcMar>
                    <w:left w:w="0" w:type="dxa"/>
                    <w:right w:w="72" w:type="dxa"/>
                  </w:tcMar>
                  <w:vAlign w:val="center"/>
                </w:tcPr>
                <w:p w14:paraId="7433F39E" w14:textId="77777777" w:rsidR="00A5531A" w:rsidRPr="00A5531A" w:rsidRDefault="00A5531A" w:rsidP="00A5531A">
                  <w:pPr>
                    <w:pStyle w:val="Compact"/>
                    <w:jc w:val="right"/>
                    <w:rPr>
                      <w:ins w:id="865" w:author="Microsoft Office User" w:date="2024-12-18T12:00:00Z"/>
                      <w:sz w:val="22"/>
                      <w:szCs w:val="22"/>
                    </w:rPr>
                  </w:pPr>
                  <w:ins w:id="866" w:author="Microsoft Office User" w:date="2024-12-18T12:00:00Z">
                    <w:r w:rsidRPr="00A5531A">
                      <w:rPr>
                        <w:sz w:val="22"/>
                        <w:szCs w:val="22"/>
                      </w:rPr>
                      <w:t>2004</w:t>
                    </w:r>
                  </w:ins>
                </w:p>
              </w:tc>
              <w:tc>
                <w:tcPr>
                  <w:tcW w:w="3510" w:type="dxa"/>
                  <w:tcMar>
                    <w:left w:w="216" w:type="dxa"/>
                    <w:right w:w="0" w:type="dxa"/>
                  </w:tcMar>
                  <w:vAlign w:val="center"/>
                </w:tcPr>
                <w:p w14:paraId="0815EB9D" w14:textId="77777777" w:rsidR="00A5531A" w:rsidRPr="00A5531A" w:rsidRDefault="00A5531A" w:rsidP="00A5531A">
                  <w:pPr>
                    <w:pStyle w:val="Compact"/>
                    <w:rPr>
                      <w:ins w:id="867" w:author="Microsoft Office User" w:date="2024-12-18T12:00:00Z"/>
                      <w:sz w:val="22"/>
                      <w:szCs w:val="22"/>
                    </w:rPr>
                  </w:pPr>
                  <w:ins w:id="868" w:author="Microsoft Office User" w:date="2024-12-18T12:00:00Z">
                    <w:r w:rsidRPr="00A5531A">
                      <w:rPr>
                        <w:sz w:val="22"/>
                        <w:szCs w:val="22"/>
                      </w:rPr>
                      <w:t>https://aclanthology.org/</w:t>
                    </w:r>
                  </w:ins>
                </w:p>
              </w:tc>
            </w:tr>
            <w:tr w:rsidR="00A5531A" w:rsidRPr="00A5531A" w14:paraId="2F633BA8" w14:textId="77777777" w:rsidTr="00A5531A">
              <w:trPr>
                <w:ins w:id="869" w:author="Microsoft Office User" w:date="2024-12-18T12:00:00Z"/>
              </w:trPr>
              <w:tc>
                <w:tcPr>
                  <w:tcW w:w="2250" w:type="dxa"/>
                  <w:tcMar>
                    <w:left w:w="0" w:type="dxa"/>
                    <w:right w:w="0" w:type="dxa"/>
                  </w:tcMar>
                </w:tcPr>
                <w:p w14:paraId="348E88C8" w14:textId="77777777" w:rsidR="00A5531A" w:rsidRPr="00A5531A" w:rsidRDefault="00A5531A" w:rsidP="00A5531A">
                  <w:pPr>
                    <w:pStyle w:val="Compact"/>
                    <w:rPr>
                      <w:ins w:id="870" w:author="Microsoft Office User" w:date="2024-12-18T12:00:00Z"/>
                      <w:sz w:val="22"/>
                      <w:szCs w:val="22"/>
                    </w:rPr>
                  </w:pPr>
                  <w:proofErr w:type="spellStart"/>
                  <w:ins w:id="871" w:author="Microsoft Office User" w:date="2024-12-18T12:00:00Z">
                    <w:r w:rsidRPr="00A5531A">
                      <w:rPr>
                        <w:sz w:val="22"/>
                        <w:szCs w:val="22"/>
                      </w:rPr>
                      <w:t>arXiv</w:t>
                    </w:r>
                    <w:proofErr w:type="spellEnd"/>
                  </w:ins>
                </w:p>
              </w:tc>
              <w:tc>
                <w:tcPr>
                  <w:tcW w:w="2160" w:type="dxa"/>
                  <w:tcMar>
                    <w:left w:w="0" w:type="dxa"/>
                    <w:right w:w="0" w:type="dxa"/>
                  </w:tcMar>
                  <w:vAlign w:val="center"/>
                </w:tcPr>
                <w:p w14:paraId="5B22242A" w14:textId="77777777" w:rsidR="00A5531A" w:rsidRPr="00A5531A" w:rsidRDefault="00A5531A" w:rsidP="00A5531A">
                  <w:pPr>
                    <w:pStyle w:val="Compact"/>
                    <w:rPr>
                      <w:ins w:id="872" w:author="Microsoft Office User" w:date="2024-12-18T12:00:00Z"/>
                      <w:sz w:val="22"/>
                      <w:szCs w:val="22"/>
                    </w:rPr>
                  </w:pPr>
                  <w:ins w:id="873" w:author="Microsoft Office User" w:date="2024-12-18T12:00:00Z">
                    <w:r w:rsidRPr="00A5531A">
                      <w:rPr>
                        <w:sz w:val="22"/>
                        <w:szCs w:val="22"/>
                      </w:rPr>
                      <w:t>Multidisciplinary (includes Computational Linguistics, NLP)</w:t>
                    </w:r>
                  </w:ins>
                </w:p>
              </w:tc>
              <w:tc>
                <w:tcPr>
                  <w:tcW w:w="1440" w:type="dxa"/>
                  <w:tcMar>
                    <w:left w:w="0" w:type="dxa"/>
                    <w:right w:w="72" w:type="dxa"/>
                  </w:tcMar>
                  <w:vAlign w:val="center"/>
                </w:tcPr>
                <w:p w14:paraId="47D25259" w14:textId="77777777" w:rsidR="00A5531A" w:rsidRPr="00A5531A" w:rsidRDefault="00A5531A" w:rsidP="00A5531A">
                  <w:pPr>
                    <w:pStyle w:val="Compact"/>
                    <w:jc w:val="right"/>
                    <w:rPr>
                      <w:ins w:id="874" w:author="Microsoft Office User" w:date="2024-12-18T12:00:00Z"/>
                      <w:sz w:val="22"/>
                      <w:szCs w:val="22"/>
                    </w:rPr>
                  </w:pPr>
                  <w:ins w:id="875" w:author="Microsoft Office User" w:date="2024-12-18T12:00:00Z">
                    <w:r w:rsidRPr="00A5531A">
                      <w:rPr>
                        <w:sz w:val="22"/>
                        <w:szCs w:val="22"/>
                      </w:rPr>
                      <w:t>1991</w:t>
                    </w:r>
                  </w:ins>
                </w:p>
              </w:tc>
              <w:tc>
                <w:tcPr>
                  <w:tcW w:w="3510" w:type="dxa"/>
                  <w:tcMar>
                    <w:left w:w="216" w:type="dxa"/>
                    <w:right w:w="0" w:type="dxa"/>
                  </w:tcMar>
                  <w:vAlign w:val="center"/>
                </w:tcPr>
                <w:p w14:paraId="6AADFA2B" w14:textId="77777777" w:rsidR="00A5531A" w:rsidRPr="00A5531A" w:rsidRDefault="00A5531A" w:rsidP="00A5531A">
                  <w:pPr>
                    <w:pStyle w:val="Compact"/>
                    <w:rPr>
                      <w:ins w:id="876" w:author="Microsoft Office User" w:date="2024-12-18T12:00:00Z"/>
                      <w:sz w:val="22"/>
                      <w:szCs w:val="22"/>
                    </w:rPr>
                  </w:pPr>
                  <w:ins w:id="877" w:author="Microsoft Office User" w:date="2024-12-18T12:00:00Z">
                    <w:r w:rsidRPr="00A5531A">
                      <w:rPr>
                        <w:sz w:val="22"/>
                        <w:szCs w:val="22"/>
                      </w:rPr>
                      <w:t>https://arxiv.org/</w:t>
                    </w:r>
                  </w:ins>
                </w:p>
              </w:tc>
            </w:tr>
            <w:tr w:rsidR="00A5531A" w:rsidRPr="00A5531A" w14:paraId="7AF0368A" w14:textId="77777777" w:rsidTr="00A5531A">
              <w:trPr>
                <w:ins w:id="878" w:author="Microsoft Office User" w:date="2024-12-18T12:00:00Z"/>
              </w:trPr>
              <w:tc>
                <w:tcPr>
                  <w:tcW w:w="2250" w:type="dxa"/>
                  <w:tcMar>
                    <w:left w:w="0" w:type="dxa"/>
                    <w:right w:w="0" w:type="dxa"/>
                  </w:tcMar>
                </w:tcPr>
                <w:p w14:paraId="0CF4756D" w14:textId="77777777" w:rsidR="00A5531A" w:rsidRPr="00A5531A" w:rsidRDefault="00A5531A" w:rsidP="00A5531A">
                  <w:pPr>
                    <w:pStyle w:val="Compact"/>
                    <w:rPr>
                      <w:ins w:id="879" w:author="Microsoft Office User" w:date="2024-12-18T12:00:00Z"/>
                      <w:sz w:val="22"/>
                      <w:szCs w:val="22"/>
                    </w:rPr>
                  </w:pPr>
                  <w:proofErr w:type="spellStart"/>
                  <w:ins w:id="880" w:author="Microsoft Office User" w:date="2024-12-18T12:00:00Z">
                    <w:r w:rsidRPr="00A5531A">
                      <w:rPr>
                        <w:sz w:val="22"/>
                        <w:szCs w:val="22"/>
                      </w:rPr>
                      <w:t>SciELO</w:t>
                    </w:r>
                    <w:proofErr w:type="spellEnd"/>
                    <w:r w:rsidRPr="00A5531A">
                      <w:rPr>
                        <w:sz w:val="22"/>
                        <w:szCs w:val="22"/>
                      </w:rPr>
                      <w:t xml:space="preserve"> Preprints</w:t>
                    </w:r>
                  </w:ins>
                </w:p>
              </w:tc>
              <w:tc>
                <w:tcPr>
                  <w:tcW w:w="2160" w:type="dxa"/>
                  <w:tcMar>
                    <w:left w:w="0" w:type="dxa"/>
                    <w:right w:w="0" w:type="dxa"/>
                  </w:tcMar>
                  <w:vAlign w:val="center"/>
                </w:tcPr>
                <w:p w14:paraId="19497E76" w14:textId="77777777" w:rsidR="00A5531A" w:rsidRPr="00A5531A" w:rsidRDefault="00A5531A" w:rsidP="00A5531A">
                  <w:pPr>
                    <w:pStyle w:val="Compact"/>
                    <w:rPr>
                      <w:ins w:id="881" w:author="Microsoft Office User" w:date="2024-12-18T12:00:00Z"/>
                      <w:sz w:val="22"/>
                      <w:szCs w:val="22"/>
                    </w:rPr>
                  </w:pPr>
                  <w:ins w:id="882" w:author="Microsoft Office User" w:date="2024-12-18T12:00:00Z">
                    <w:r w:rsidRPr="00A5531A">
                      <w:rPr>
                        <w:sz w:val="22"/>
                        <w:szCs w:val="22"/>
                      </w:rPr>
                      <w:t xml:space="preserve">Research pertinent to Latin America, Spain, </w:t>
                    </w:r>
                    <w:proofErr w:type="gramStart"/>
                    <w:r w:rsidRPr="00A5531A">
                      <w:rPr>
                        <w:sz w:val="22"/>
                        <w:szCs w:val="22"/>
                      </w:rPr>
                      <w:t>Portugal</w:t>
                    </w:r>
                    <w:proofErr w:type="gramEnd"/>
                    <w:r w:rsidRPr="00A5531A">
                      <w:rPr>
                        <w:sz w:val="22"/>
                        <w:szCs w:val="22"/>
                      </w:rPr>
                      <w:t xml:space="preserve"> and South Africa</w:t>
                    </w:r>
                  </w:ins>
                </w:p>
              </w:tc>
              <w:tc>
                <w:tcPr>
                  <w:tcW w:w="1440" w:type="dxa"/>
                  <w:tcMar>
                    <w:left w:w="0" w:type="dxa"/>
                    <w:right w:w="72" w:type="dxa"/>
                  </w:tcMar>
                  <w:vAlign w:val="center"/>
                </w:tcPr>
                <w:p w14:paraId="3385409F" w14:textId="77777777" w:rsidR="00A5531A" w:rsidRPr="00A5531A" w:rsidRDefault="00A5531A" w:rsidP="00A5531A">
                  <w:pPr>
                    <w:pStyle w:val="Compact"/>
                    <w:jc w:val="right"/>
                    <w:rPr>
                      <w:ins w:id="883" w:author="Microsoft Office User" w:date="2024-12-18T12:00:00Z"/>
                      <w:sz w:val="22"/>
                      <w:szCs w:val="22"/>
                    </w:rPr>
                  </w:pPr>
                  <w:ins w:id="884" w:author="Microsoft Office User" w:date="2024-12-18T12:00:00Z">
                    <w:r w:rsidRPr="00A5531A">
                      <w:rPr>
                        <w:sz w:val="22"/>
                        <w:szCs w:val="22"/>
                      </w:rPr>
                      <w:t>1998</w:t>
                    </w:r>
                  </w:ins>
                </w:p>
              </w:tc>
              <w:tc>
                <w:tcPr>
                  <w:tcW w:w="3510" w:type="dxa"/>
                  <w:tcMar>
                    <w:left w:w="216" w:type="dxa"/>
                    <w:right w:w="0" w:type="dxa"/>
                  </w:tcMar>
                  <w:vAlign w:val="center"/>
                </w:tcPr>
                <w:p w14:paraId="1A0CDFBE" w14:textId="77777777" w:rsidR="00A5531A" w:rsidRPr="00A5531A" w:rsidRDefault="00A5531A" w:rsidP="00A5531A">
                  <w:pPr>
                    <w:pStyle w:val="Compact"/>
                    <w:rPr>
                      <w:ins w:id="885" w:author="Microsoft Office User" w:date="2024-12-18T12:00:00Z"/>
                      <w:sz w:val="22"/>
                      <w:szCs w:val="22"/>
                    </w:rPr>
                  </w:pPr>
                  <w:ins w:id="886" w:author="Microsoft Office User" w:date="2024-12-18T12:00:00Z">
                    <w:r w:rsidRPr="00A5531A">
                      <w:rPr>
                        <w:sz w:val="22"/>
                        <w:szCs w:val="22"/>
                      </w:rPr>
                      <w:t>https://preprints.scielo.org/index.php/scielo/preprints</w:t>
                    </w:r>
                  </w:ins>
                </w:p>
              </w:tc>
            </w:tr>
            <w:tr w:rsidR="00A5531A" w:rsidRPr="00A5531A" w14:paraId="5D6CE999" w14:textId="77777777" w:rsidTr="00A5531A">
              <w:trPr>
                <w:ins w:id="887" w:author="Microsoft Office User" w:date="2024-12-18T12:00:00Z"/>
              </w:trPr>
              <w:tc>
                <w:tcPr>
                  <w:tcW w:w="2250" w:type="dxa"/>
                  <w:tcBorders>
                    <w:bottom w:val="single" w:sz="4" w:space="0" w:color="auto"/>
                  </w:tcBorders>
                  <w:tcMar>
                    <w:left w:w="0" w:type="dxa"/>
                    <w:right w:w="0" w:type="dxa"/>
                  </w:tcMar>
                </w:tcPr>
                <w:p w14:paraId="6C694703" w14:textId="77777777" w:rsidR="00A5531A" w:rsidRPr="00A5531A" w:rsidRDefault="00A5531A" w:rsidP="00A5531A">
                  <w:pPr>
                    <w:pStyle w:val="Compact"/>
                    <w:rPr>
                      <w:ins w:id="888" w:author="Microsoft Office User" w:date="2024-12-18T12:00:00Z"/>
                      <w:sz w:val="22"/>
                      <w:szCs w:val="22"/>
                      <w:lang w:val="es-ES"/>
                    </w:rPr>
                  </w:pPr>
                  <w:ins w:id="889" w:author="Microsoft Office User" w:date="2024-12-18T12:00:00Z">
                    <w:r w:rsidRPr="00A5531A">
                      <w:rPr>
                        <w:sz w:val="22"/>
                        <w:szCs w:val="22"/>
                        <w:lang w:val="es-ES"/>
                      </w:rPr>
                      <w:t>HAL (</w:t>
                    </w:r>
                    <w:proofErr w:type="spellStart"/>
                    <w:r w:rsidRPr="00A5531A">
                      <w:rPr>
                        <w:sz w:val="22"/>
                        <w:szCs w:val="22"/>
                        <w:lang w:val="es-ES"/>
                      </w:rPr>
                      <w:t>Hyper</w:t>
                    </w:r>
                    <w:proofErr w:type="spellEnd"/>
                    <w:r w:rsidRPr="00A5531A">
                      <w:rPr>
                        <w:sz w:val="22"/>
                        <w:szCs w:val="22"/>
                        <w:lang w:val="es-ES"/>
                      </w:rPr>
                      <w:t xml:space="preserve"> </w:t>
                    </w:r>
                    <w:proofErr w:type="spellStart"/>
                    <w:r w:rsidRPr="00A5531A">
                      <w:rPr>
                        <w:sz w:val="22"/>
                        <w:szCs w:val="22"/>
                        <w:lang w:val="es-ES"/>
                      </w:rPr>
                      <w:t>Articles</w:t>
                    </w:r>
                    <w:proofErr w:type="spellEnd"/>
                    <w:r w:rsidRPr="00A5531A">
                      <w:rPr>
                        <w:sz w:val="22"/>
                        <w:szCs w:val="22"/>
                        <w:lang w:val="es-ES"/>
                      </w:rPr>
                      <w:t xml:space="preserve"> en </w:t>
                    </w:r>
                    <w:proofErr w:type="spellStart"/>
                    <w:r w:rsidRPr="00A5531A">
                      <w:rPr>
                        <w:sz w:val="22"/>
                        <w:szCs w:val="22"/>
                        <w:lang w:val="es-ES"/>
                      </w:rPr>
                      <w:t>Ligne</w:t>
                    </w:r>
                    <w:proofErr w:type="spellEnd"/>
                    <w:r w:rsidRPr="00A5531A">
                      <w:rPr>
                        <w:sz w:val="22"/>
                        <w:szCs w:val="22"/>
                        <w:lang w:val="es-ES"/>
                      </w:rPr>
                      <w:t>)</w:t>
                    </w:r>
                  </w:ins>
                </w:p>
              </w:tc>
              <w:tc>
                <w:tcPr>
                  <w:tcW w:w="2160" w:type="dxa"/>
                  <w:tcBorders>
                    <w:bottom w:val="single" w:sz="4" w:space="0" w:color="auto"/>
                  </w:tcBorders>
                  <w:tcMar>
                    <w:left w:w="0" w:type="dxa"/>
                    <w:right w:w="0" w:type="dxa"/>
                  </w:tcMar>
                  <w:vAlign w:val="center"/>
                </w:tcPr>
                <w:p w14:paraId="1DD63A19" w14:textId="77777777" w:rsidR="00A5531A" w:rsidRPr="00A5531A" w:rsidRDefault="00A5531A" w:rsidP="00A5531A">
                  <w:pPr>
                    <w:pStyle w:val="Compact"/>
                    <w:rPr>
                      <w:ins w:id="890" w:author="Microsoft Office User" w:date="2024-12-18T12:00:00Z"/>
                      <w:sz w:val="22"/>
                      <w:szCs w:val="22"/>
                    </w:rPr>
                  </w:pPr>
                  <w:ins w:id="891" w:author="Microsoft Office User" w:date="2024-12-18T12:00:00Z">
                    <w:r w:rsidRPr="00A5531A">
                      <w:rPr>
                        <w:sz w:val="22"/>
                        <w:szCs w:val="22"/>
                      </w:rPr>
                      <w:t>Multidisciplinary (includes Language-Specific French Linguistics)</w:t>
                    </w:r>
                  </w:ins>
                </w:p>
              </w:tc>
              <w:tc>
                <w:tcPr>
                  <w:tcW w:w="1440" w:type="dxa"/>
                  <w:tcBorders>
                    <w:bottom w:val="single" w:sz="4" w:space="0" w:color="auto"/>
                  </w:tcBorders>
                  <w:tcMar>
                    <w:left w:w="0" w:type="dxa"/>
                    <w:right w:w="72" w:type="dxa"/>
                  </w:tcMar>
                  <w:vAlign w:val="center"/>
                </w:tcPr>
                <w:p w14:paraId="3E7F9C3C" w14:textId="77777777" w:rsidR="00A5531A" w:rsidRPr="00A5531A" w:rsidRDefault="00A5531A" w:rsidP="00A5531A">
                  <w:pPr>
                    <w:pStyle w:val="Compact"/>
                    <w:jc w:val="right"/>
                    <w:rPr>
                      <w:ins w:id="892" w:author="Microsoft Office User" w:date="2024-12-18T12:00:00Z"/>
                      <w:sz w:val="22"/>
                      <w:szCs w:val="22"/>
                    </w:rPr>
                  </w:pPr>
                  <w:ins w:id="893" w:author="Microsoft Office User" w:date="2024-12-18T12:00:00Z">
                    <w:r w:rsidRPr="00A5531A">
                      <w:rPr>
                        <w:sz w:val="22"/>
                        <w:szCs w:val="22"/>
                      </w:rPr>
                      <w:t>2001</w:t>
                    </w:r>
                  </w:ins>
                </w:p>
              </w:tc>
              <w:tc>
                <w:tcPr>
                  <w:tcW w:w="3510" w:type="dxa"/>
                  <w:tcBorders>
                    <w:bottom w:val="single" w:sz="4" w:space="0" w:color="auto"/>
                  </w:tcBorders>
                  <w:tcMar>
                    <w:left w:w="216" w:type="dxa"/>
                    <w:right w:w="0" w:type="dxa"/>
                  </w:tcMar>
                  <w:vAlign w:val="center"/>
                </w:tcPr>
                <w:p w14:paraId="40998AC1" w14:textId="77777777" w:rsidR="00A5531A" w:rsidRPr="00A5531A" w:rsidRDefault="00A5531A" w:rsidP="00A5531A">
                  <w:pPr>
                    <w:pStyle w:val="Compact"/>
                    <w:rPr>
                      <w:ins w:id="894" w:author="Microsoft Office User" w:date="2024-12-18T12:00:00Z"/>
                      <w:sz w:val="22"/>
                      <w:szCs w:val="22"/>
                    </w:rPr>
                  </w:pPr>
                  <w:ins w:id="895" w:author="Microsoft Office User" w:date="2024-12-18T12:00:00Z">
                    <w:r w:rsidRPr="00A5531A">
                      <w:rPr>
                        <w:sz w:val="22"/>
                        <w:szCs w:val="22"/>
                      </w:rPr>
                      <w:t>https://hal.science/</w:t>
                    </w:r>
                  </w:ins>
                </w:p>
              </w:tc>
            </w:tr>
          </w:tbl>
          <w:p w14:paraId="2367F9EA" w14:textId="77777777" w:rsidR="008E522E" w:rsidRPr="00A5531A" w:rsidRDefault="008E522E">
            <w:pPr>
              <w:rPr>
                <w:ins w:id="896" w:author="Microsoft Office User" w:date="2024-12-18T12:00:00Z"/>
                <w:sz w:val="22"/>
                <w:szCs w:val="22"/>
              </w:rPr>
            </w:pPr>
          </w:p>
        </w:tc>
      </w:tr>
    </w:tbl>
    <w:p w14:paraId="73680B63" w14:textId="77777777" w:rsidR="00A5531A" w:rsidRDefault="00A5531A">
      <w:pPr>
        <w:pStyle w:val="BodyText"/>
      </w:pPr>
    </w:p>
    <w:p w14:paraId="694B38BE" w14:textId="62F1DAE9" w:rsidR="008E522E" w:rsidRDefault="00000000">
      <w:pPr>
        <w:pStyle w:val="BodyText"/>
      </w:pPr>
      <w:r>
        <w:t xml:space="preserve">The growing visibility of pre-prints, and their acceptance as valid research outputs by diverse stakeholders, including researchers, funders, and national institutions, has fueled collaborative research </w:t>
      </w:r>
      <w:proofErr w:type="gramStart"/>
      <w:r>
        <w:t>efforts</w:t>
      </w:r>
      <w:proofErr w:type="gramEnd"/>
      <w:r>
        <w:t xml:space="preserve"> and strengthened support for their presence in a variety of research </w:t>
      </w:r>
      <w:r>
        <w:lastRenderedPageBreak/>
        <w:t>disciplines. Pre-prints play an important role in advancing the tenets of open science by promoting transparency, reproducibility, and collaboration. While some researchers may still be hesitant to use this dissemination paradigm, the benefits of open science are becoming increasingly clear. By embracing pre-prints, linguists can accelerate the dissemination of knowledge, improve the quality of research, and ensure that their findings are available to the widest possible audience.</w:t>
      </w:r>
    </w:p>
    <w:p w14:paraId="05CCBEB9" w14:textId="77777777" w:rsidR="008E522E" w:rsidRDefault="00000000">
      <w:pPr>
        <w:pStyle w:val="Heading1"/>
      </w:pPr>
      <w:bookmarkStart w:id="897" w:name="concluding-remarks"/>
      <w:bookmarkEnd w:id="486"/>
      <w:bookmarkEnd w:id="742"/>
      <w:r>
        <w:t>Concluding remarks</w:t>
      </w:r>
    </w:p>
    <w:p w14:paraId="23CEC95C" w14:textId="77777777" w:rsidR="009D0C80" w:rsidRDefault="00000000">
      <w:pPr>
        <w:pStyle w:val="FirstParagraph"/>
        <w:rPr>
          <w:del w:id="898" w:author="Microsoft Office User" w:date="2024-12-18T12:00:00Z"/>
        </w:rPr>
      </w:pPr>
      <w:r>
        <w:t xml:space="preserve">The early 2010’s saw the reproducibility crisis take hold of the psychological sciences. As a consequence, there has been a push for increased transparency and reproducible methodology to help mitigate the effects of questionable research practices. The resulting methodological framework and associated techniques, now referred to as open science, have reshaped research methods in psychology and have slowly but surely made their way into adjacent fields, such as linguistics. </w:t>
      </w:r>
      <w:del w:id="899" w:author="Microsoft Office User" w:date="2024-12-18T12:00:00Z">
        <w:r>
          <w:delText>In the present work we have outlined eight specific open science practices, classified into three areas, that researchers in linguistics can adopt to make their research more open, transparent, inclusive, and accessible to a wider audience.</w:delText>
        </w:r>
      </w:del>
    </w:p>
    <w:p w14:paraId="1ABD6FB0" w14:textId="4F0F9408" w:rsidR="008E522E" w:rsidRDefault="00000000">
      <w:pPr>
        <w:pStyle w:val="FirstParagraph"/>
        <w:rPr>
          <w:ins w:id="900" w:author="Microsoft Office User" w:date="2024-12-18T12:00:00Z"/>
        </w:rPr>
      </w:pPr>
      <w:moveToRangeStart w:id="901" w:author="Microsoft Office User" w:date="2024-12-18T12:00:00Z" w:name="move185415644"/>
      <w:moveTo w:id="902" w:author="Microsoft Office User" w:date="2024-12-18T12:00:00Z">
        <w:r>
          <w:t xml:space="preserve">While open science provides novel techniques and integrates state-of-the-art innovations, it also comes with challenges, particularly </w:t>
        </w:r>
        <w:proofErr w:type="gramStart"/>
        <w:r>
          <w:t>with regard to</w:t>
        </w:r>
        <w:proofErr w:type="gramEnd"/>
        <w:r>
          <w:t xml:space="preserve"> the steep learning curve researchers face when learning these new methods. We advocate for the “buffet” approach, in which select open science practices are integrated into the researcher’s workflow slowly over time (e.g., Bergmann, 2018). We have provided descriptions and relevant examples of these practices to accompany the many guides already available for learning open science (e.g., </w:t>
        </w:r>
        <w:proofErr w:type="spellStart"/>
        <w:r>
          <w:t>Crüwell</w:t>
        </w:r>
        <w:proofErr w:type="spellEnd"/>
        <w:r>
          <w:t xml:space="preserve"> et al., 2018; </w:t>
        </w:r>
      </w:moveTo>
      <w:moveToRangeEnd w:id="901"/>
      <w:ins w:id="903" w:author="Microsoft Office User" w:date="2024-12-18T12:00:00Z">
        <w:r>
          <w:t xml:space="preserve">N. A. Lewis, 2020, </w:t>
        </w:r>
        <w:r>
          <w:fldChar w:fldCharType="begin"/>
        </w:r>
        <w:r>
          <w:instrText>HYPERLINK "https://FOSIL-project.github.io" \h</w:instrText>
        </w:r>
        <w:r>
          <w:fldChar w:fldCharType="separate"/>
        </w:r>
        <w:r>
          <w:rPr>
            <w:rStyle w:val="Hyperlink"/>
          </w:rPr>
          <w:t>https://FOSIL-project.github.io</w:t>
        </w:r>
        <w:r>
          <w:rPr>
            <w:rStyle w:val="Hyperlink"/>
          </w:rPr>
          <w:fldChar w:fldCharType="end"/>
        </w:r>
        <w:r>
          <w:t xml:space="preserve">, </w:t>
        </w:r>
        <w:r>
          <w:fldChar w:fldCharType="begin"/>
        </w:r>
        <w:r>
          <w:instrText>HYPERLINK "https://book.fosteropenscience.eu/" \h</w:instrText>
        </w:r>
        <w:r>
          <w:fldChar w:fldCharType="separate"/>
        </w:r>
        <w:r>
          <w:rPr>
            <w:rStyle w:val="Hyperlink"/>
          </w:rPr>
          <w:t>https://book.fosteropenscience.eu/</w:t>
        </w:r>
        <w:r>
          <w:rPr>
            <w:rStyle w:val="Hyperlink"/>
          </w:rPr>
          <w:fldChar w:fldCharType="end"/>
        </w:r>
        <w:r>
          <w:t>, among many others).</w:t>
        </w:r>
      </w:ins>
    </w:p>
    <w:p w14:paraId="70727A6B" w14:textId="23AEC6EF" w:rsidR="008E522E" w:rsidRDefault="00000000">
      <w:pPr>
        <w:pStyle w:val="BodyText"/>
      </w:pPr>
      <w:ins w:id="904" w:author="Microsoft Office User" w:date="2024-12-18T12:00:00Z">
        <w:r>
          <w:t xml:space="preserve">Crucially, the purpose of this article is to help foster open science in linguistics. </w:t>
        </w:r>
      </w:ins>
      <w:r>
        <w:t xml:space="preserve">Important considerations often overlooked in the wake of the open science movement deal with (1) how linguists actually learn open science practices and (2) how senior researchers can train the next generation of linguists. Few, if any, researchers have had explicit instruction on the practices of </w:t>
      </w:r>
      <w:r>
        <w:lastRenderedPageBreak/>
        <w:t>open science as part of their professional training. Nonetheless, today’s speech researcher is expected to be up to date on the current protocols of open science in order incorporate the methodological practices aimed at improving reproducibility/replicability. What does it mean for the field? We believe that researchers—linguists specifically—have to adapt and learn the new methods of open science. Additionally, we must, as a field, concentrate our efforts to train current students/ECRs in open, transparent research practices</w:t>
      </w:r>
      <w:del w:id="905" w:author="Microsoft Office User" w:date="2024-12-18T12:00:00Z">
        <w:r>
          <w:delText>. This necessarily implies providing a framework for senior researchers to learn open science, if we intend for them to train the next generation of linguists. Furthermore,</w:delText>
        </w:r>
      </w:del>
      <w:ins w:id="906" w:author="Microsoft Office User" w:date="2024-12-18T12:00:00Z">
        <w:r>
          <w:t>, and</w:t>
        </w:r>
      </w:ins>
      <w:r>
        <w:t xml:space="preserve"> linguistic journals must to adapt to new models of publishing</w:t>
      </w:r>
      <w:ins w:id="907" w:author="Microsoft Office User" w:date="2024-12-18T12:00:00Z">
        <w:r>
          <w:t>. In the present work we have outlined eight specific open science practices, classified into three areas–stance, workflow, and dissemination–, that researchers in linguistics can adopt to make their research more open, transparent, inclusive, and accessible to a wider audience</w:t>
        </w:r>
      </w:ins>
      <w:r>
        <w:t>.</w:t>
      </w:r>
    </w:p>
    <w:p w14:paraId="131B754D" w14:textId="77777777" w:rsidR="009D0C80" w:rsidRDefault="00000000">
      <w:pPr>
        <w:pStyle w:val="BodyText"/>
        <w:rPr>
          <w:del w:id="908" w:author="Microsoft Office User" w:date="2024-12-18T12:00:00Z"/>
        </w:rPr>
      </w:pPr>
      <w:moveFromRangeStart w:id="909" w:author="Microsoft Office User" w:date="2024-12-18T12:00:00Z" w:name="move185415644"/>
      <w:moveFrom w:id="910" w:author="Microsoft Office User" w:date="2024-12-18T12:00:00Z">
        <w:r>
          <w:t xml:space="preserve">While open science provides novel techniques and integrates state-of-the-art innovations, it also comes with challenges, particularly with regard to the steep learning curve researchers face when learning these new methods. We advocate for the “buffet” approach, in which select open science practices are integrated into the researcher’s workflow slowly over time (e.g., Bergmann, 2018). We have provided descriptions and relevant examples of these practices to accompany the many guides already available for learning open science (e.g., Crüwell et al., 2018; </w:t>
        </w:r>
      </w:moveFrom>
      <w:moveFromRangeEnd w:id="909"/>
      <w:del w:id="911" w:author="Microsoft Office User" w:date="2024-12-18T12:00:00Z">
        <w:r>
          <w:delText xml:space="preserve">Lewis, </w:delText>
        </w:r>
      </w:del>
      <w:moveFromRangeStart w:id="912" w:author="Microsoft Office User" w:date="2024-12-18T12:00:00Z" w:name="move185415640"/>
      <w:moveFrom w:id="913" w:author="Microsoft Office User" w:date="2024-12-18T12:00:00Z">
        <w:r>
          <w:t xml:space="preserve">2020). </w:t>
        </w:r>
      </w:moveFrom>
      <w:moveFromRangeEnd w:id="912"/>
      <w:del w:id="914" w:author="Microsoft Office User" w:date="2024-12-18T12:00:00Z">
        <w:r>
          <w:delText xml:space="preserve">Crucially, the purpose of this article is to help foster open science in linguistics (FOSIL). We leave the interested reader with a series of tutorials designed for linguists: </w:delText>
        </w:r>
        <w:r>
          <w:fldChar w:fldCharType="begin"/>
        </w:r>
        <w:r>
          <w:delInstrText>HYPERLINK "https://FOSIL-project.github.io" \h</w:delInstrText>
        </w:r>
        <w:r>
          <w:fldChar w:fldCharType="separate"/>
        </w:r>
        <w:r>
          <w:rPr>
            <w:rStyle w:val="Hyperlink"/>
          </w:rPr>
          <w:delText>https://FOSIL-project.github.io</w:delText>
        </w:r>
        <w:r>
          <w:rPr>
            <w:rStyle w:val="Hyperlink"/>
          </w:rPr>
          <w:fldChar w:fldCharType="end"/>
        </w:r>
        <w:r>
          <w:delText>. The FOSIL project details many of the open, transparent practices described here with crowd sourced translations into various languages other than English with the goal of making open science practices clear and accessible to all individuals conducting research in the field of linguistics.</w:delText>
        </w:r>
      </w:del>
    </w:p>
    <w:p w14:paraId="72CF3FA6" w14:textId="1F6FB576" w:rsidR="008E522E" w:rsidRDefault="00000000">
      <w:r>
        <w:br w:type="page"/>
      </w:r>
    </w:p>
    <w:p w14:paraId="13C9A8FC" w14:textId="77777777" w:rsidR="008E522E" w:rsidRDefault="00000000">
      <w:pPr>
        <w:pStyle w:val="Heading1"/>
      </w:pPr>
      <w:bookmarkStart w:id="915" w:name="references"/>
      <w:bookmarkEnd w:id="897"/>
      <w:r>
        <w:lastRenderedPageBreak/>
        <w:t>References</w:t>
      </w:r>
    </w:p>
    <w:p w14:paraId="3A6491C1" w14:textId="77777777" w:rsidR="008E522E" w:rsidRDefault="00000000">
      <w:pPr>
        <w:pStyle w:val="Bibliography"/>
        <w:rPr>
          <w:ins w:id="916" w:author="Microsoft Office User" w:date="2024-12-18T12:00:00Z"/>
        </w:rPr>
      </w:pPr>
      <w:bookmarkStart w:id="917" w:name="ref-adetula2022psychology"/>
      <w:bookmarkStart w:id="918" w:name="refs"/>
      <w:proofErr w:type="spellStart"/>
      <w:ins w:id="919" w:author="Microsoft Office User" w:date="2024-12-18T12:00:00Z">
        <w:r>
          <w:t>Adetula</w:t>
        </w:r>
        <w:proofErr w:type="spellEnd"/>
        <w:r>
          <w:t xml:space="preserve">, A., </w:t>
        </w:r>
        <w:proofErr w:type="spellStart"/>
        <w:r>
          <w:t>Forscher</w:t>
        </w:r>
        <w:proofErr w:type="spellEnd"/>
        <w:r>
          <w:t xml:space="preserve">, P. S., </w:t>
        </w:r>
        <w:proofErr w:type="spellStart"/>
        <w:r>
          <w:t>Basnight</w:t>
        </w:r>
        <w:proofErr w:type="spellEnd"/>
        <w:r>
          <w:t xml:space="preserve">-Brown, D., </w:t>
        </w:r>
        <w:proofErr w:type="spellStart"/>
        <w:r>
          <w:t>Azouaghe</w:t>
        </w:r>
        <w:proofErr w:type="spellEnd"/>
        <w:r>
          <w:t xml:space="preserve">, S., &amp; </w:t>
        </w:r>
        <w:proofErr w:type="spellStart"/>
        <w:r>
          <w:t>IJzerman</w:t>
        </w:r>
        <w:proofErr w:type="spellEnd"/>
        <w:r>
          <w:t xml:space="preserve">, H. (2022). Psychology should generalize from–not just to–Africa. </w:t>
        </w:r>
        <w:r>
          <w:rPr>
            <w:i/>
            <w:iCs/>
          </w:rPr>
          <w:t>Nature Reviews Psychology</w:t>
        </w:r>
        <w:r>
          <w:t xml:space="preserve">, </w:t>
        </w:r>
        <w:r>
          <w:rPr>
            <w:i/>
            <w:iCs/>
          </w:rPr>
          <w:t>1</w:t>
        </w:r>
        <w:r>
          <w:t xml:space="preserve">(7), 370–371. </w:t>
        </w:r>
        <w:r>
          <w:fldChar w:fldCharType="begin"/>
        </w:r>
        <w:r>
          <w:instrText>HYPERLINK "https://doi.org/10.1038/s44159-022-00070-y" \h</w:instrText>
        </w:r>
        <w:r>
          <w:fldChar w:fldCharType="separate"/>
        </w:r>
        <w:r>
          <w:rPr>
            <w:rStyle w:val="Hyperlink"/>
          </w:rPr>
          <w:t>https://doi.org/10.1038/s44159-022-00070-y</w:t>
        </w:r>
        <w:r>
          <w:rPr>
            <w:rStyle w:val="Hyperlink"/>
          </w:rPr>
          <w:fldChar w:fldCharType="end"/>
        </w:r>
      </w:ins>
    </w:p>
    <w:p w14:paraId="3F387A85" w14:textId="77777777" w:rsidR="008E522E" w:rsidRDefault="00000000">
      <w:pPr>
        <w:pStyle w:val="Bibliography"/>
        <w:rPr>
          <w:ins w:id="920" w:author="Microsoft Office User" w:date="2024-12-18T12:00:00Z"/>
        </w:rPr>
      </w:pPr>
      <w:bookmarkStart w:id="921" w:name="ref-berez-kroeker2018"/>
      <w:bookmarkEnd w:id="917"/>
      <w:proofErr w:type="spellStart"/>
      <w:ins w:id="922" w:author="Microsoft Office User" w:date="2024-12-18T12:00:00Z">
        <w:r>
          <w:t>Berez-Kroeker</w:t>
        </w:r>
        <w:proofErr w:type="spellEnd"/>
        <w:r>
          <w:t xml:space="preserve">, A. </w:t>
        </w:r>
      </w:ins>
      <w:moveToRangeStart w:id="923" w:author="Microsoft Office User" w:date="2024-12-18T12:00:00Z" w:name="move185415645"/>
      <w:moveTo w:id="924" w:author="Microsoft Office User" w:date="2024-12-18T12:00:00Z">
        <w:r>
          <w:t xml:space="preserve">L., </w:t>
        </w:r>
      </w:moveTo>
      <w:moveToRangeEnd w:id="923"/>
      <w:proofErr w:type="spellStart"/>
      <w:ins w:id="925" w:author="Microsoft Office User" w:date="2024-12-18T12:00:00Z">
        <w:r>
          <w:t>Gawne</w:t>
        </w:r>
        <w:proofErr w:type="spellEnd"/>
        <w:r>
          <w:t xml:space="preserve">, L., Kung, S. S., Kelly, B. F., Heston, T., Holton, G., … Woodbury, A. C. (2018). Reproducible research in linguistics: A position statement on data citation and attribution in our field. </w:t>
        </w:r>
        <w:r>
          <w:rPr>
            <w:i/>
            <w:iCs/>
          </w:rPr>
          <w:t>Linguistics</w:t>
        </w:r>
        <w:r>
          <w:t xml:space="preserve">, </w:t>
        </w:r>
        <w:r>
          <w:rPr>
            <w:i/>
            <w:iCs/>
          </w:rPr>
          <w:t>56</w:t>
        </w:r>
        <w:r>
          <w:t xml:space="preserve">(1), 1–18. </w:t>
        </w:r>
        <w:r>
          <w:fldChar w:fldCharType="begin"/>
        </w:r>
        <w:r>
          <w:instrText>HYPERLINK "https://doi.org/10.1515/ling-2017-0032" \h</w:instrText>
        </w:r>
        <w:r>
          <w:fldChar w:fldCharType="separate"/>
        </w:r>
        <w:r>
          <w:rPr>
            <w:rStyle w:val="Hyperlink"/>
          </w:rPr>
          <w:t>https://doi.org/10.1515/ling-2017-0032</w:t>
        </w:r>
        <w:r>
          <w:rPr>
            <w:rStyle w:val="Hyperlink"/>
          </w:rPr>
          <w:fldChar w:fldCharType="end"/>
        </w:r>
      </w:ins>
    </w:p>
    <w:p w14:paraId="74C11F3F" w14:textId="77777777" w:rsidR="008E522E" w:rsidRDefault="00000000">
      <w:pPr>
        <w:pStyle w:val="Bibliography"/>
        <w:rPr>
          <w:ins w:id="926" w:author="Microsoft Office User" w:date="2024-12-18T12:00:00Z"/>
        </w:rPr>
      </w:pPr>
      <w:bookmarkStart w:id="927" w:name="ref-berez-kroeker2022"/>
      <w:bookmarkEnd w:id="921"/>
      <w:proofErr w:type="spellStart"/>
      <w:ins w:id="928" w:author="Microsoft Office User" w:date="2024-12-18T12:00:00Z">
        <w:r>
          <w:t>Berez-Kroeker</w:t>
        </w:r>
        <w:proofErr w:type="spellEnd"/>
        <w:r>
          <w:t xml:space="preserve">, A. L., McDonnell, B., Koller, E., &amp; </w:t>
        </w:r>
        <w:proofErr w:type="spellStart"/>
        <w:r>
          <w:t>Collister</w:t>
        </w:r>
        <w:proofErr w:type="spellEnd"/>
        <w:r>
          <w:t xml:space="preserve">, L. B. (Eds.). (2022). </w:t>
        </w:r>
        <w:r>
          <w:rPr>
            <w:i/>
            <w:iCs/>
          </w:rPr>
          <w:t>The open handbook of linguistic data management</w:t>
        </w:r>
        <w:r>
          <w:t xml:space="preserve">. The MIT Press. </w:t>
        </w:r>
        <w:r>
          <w:fldChar w:fldCharType="begin"/>
        </w:r>
        <w:r>
          <w:instrText>HYPERLINK "https://doi.org/10.7551/mitpress/12200.001.0001" \h</w:instrText>
        </w:r>
        <w:r>
          <w:fldChar w:fldCharType="separate"/>
        </w:r>
        <w:r>
          <w:rPr>
            <w:rStyle w:val="Hyperlink"/>
          </w:rPr>
          <w:t>https://doi.org/10.7551/mitpress/12200.001.0001</w:t>
        </w:r>
        <w:r>
          <w:rPr>
            <w:rStyle w:val="Hyperlink"/>
          </w:rPr>
          <w:fldChar w:fldCharType="end"/>
        </w:r>
      </w:ins>
    </w:p>
    <w:p w14:paraId="2FD8B969" w14:textId="29F7594A" w:rsidR="008E522E" w:rsidRDefault="00000000">
      <w:pPr>
        <w:pStyle w:val="Bibliography"/>
      </w:pPr>
      <w:bookmarkStart w:id="929" w:name="ref-berger2015now"/>
      <w:bookmarkEnd w:id="927"/>
      <w:r>
        <w:t xml:space="preserve">Berger, R. (2015). Now I see it, now I don’t: Researcher’s position and reflexivity in qualitative research. </w:t>
      </w:r>
      <w:r>
        <w:rPr>
          <w:i/>
          <w:iCs/>
        </w:rPr>
        <w:t>Qualitative Research</w:t>
      </w:r>
      <w:r>
        <w:t xml:space="preserve">, </w:t>
      </w:r>
      <w:r>
        <w:rPr>
          <w:i/>
          <w:iCs/>
        </w:rPr>
        <w:t>15</w:t>
      </w:r>
      <w:r>
        <w:t xml:space="preserve">(2), 219–234. </w:t>
      </w:r>
      <w:r>
        <w:fldChar w:fldCharType="begin"/>
      </w:r>
      <w:r>
        <w:instrText>HYPERLINK "https://doi.org/10.1177/</w:instrText>
      </w:r>
      <w:del w:id="930" w:author="Microsoft Office User" w:date="2024-12-18T12:00:00Z">
        <w:r>
          <w:delInstrText>1468794112468</w:delInstrText>
        </w:r>
      </w:del>
      <w:ins w:id="931" w:author="Microsoft Office User" w:date="2024-12-18T12:00:00Z">
        <w:r>
          <w:instrText>14687941124684</w:instrText>
        </w:r>
      </w:ins>
      <w:r>
        <w:instrText>" \h</w:instrText>
      </w:r>
      <w:r>
        <w:fldChar w:fldCharType="separate"/>
      </w:r>
      <w:r>
        <w:rPr>
          <w:rStyle w:val="Hyperlink"/>
        </w:rPr>
        <w:t>https://doi.org/10.1177/</w:t>
      </w:r>
      <w:del w:id="932" w:author="Microsoft Office User" w:date="2024-12-18T12:00:00Z">
        <w:r>
          <w:rPr>
            <w:rStyle w:val="Hyperlink"/>
          </w:rPr>
          <w:delText>1468794112468</w:delText>
        </w:r>
      </w:del>
      <w:ins w:id="933" w:author="Microsoft Office User" w:date="2024-12-18T12:00:00Z">
        <w:r>
          <w:rPr>
            <w:rStyle w:val="Hyperlink"/>
          </w:rPr>
          <w:t>14687941124684</w:t>
        </w:r>
      </w:ins>
      <w:r>
        <w:rPr>
          <w:rStyle w:val="Hyperlink"/>
        </w:rPr>
        <w:fldChar w:fldCharType="end"/>
      </w:r>
    </w:p>
    <w:p w14:paraId="284DBEFF" w14:textId="77777777" w:rsidR="008E522E" w:rsidRDefault="00000000">
      <w:pPr>
        <w:pStyle w:val="Bibliography"/>
      </w:pPr>
      <w:bookmarkStart w:id="934" w:name="ref-bergmann2018integrate"/>
      <w:bookmarkEnd w:id="929"/>
      <w:r>
        <w:t xml:space="preserve">Bergmann, C. (2018). How to integrate open science into language acquisition research? </w:t>
      </w:r>
      <w:r>
        <w:rPr>
          <w:i/>
          <w:iCs/>
        </w:rPr>
        <w:t>The 43rd Annual Boston University Conference on Language Development (BUCLD 43), Boston, USA</w:t>
      </w:r>
      <w:r>
        <w:t>.</w:t>
      </w:r>
    </w:p>
    <w:p w14:paraId="49A50BE9" w14:textId="77777777" w:rsidR="008E522E" w:rsidRPr="00DD6CE9" w:rsidRDefault="00000000">
      <w:pPr>
        <w:pStyle w:val="Bibliography"/>
        <w:rPr>
          <w:lang w:val="es-ES"/>
        </w:rPr>
      </w:pPr>
      <w:bookmarkStart w:id="935" w:name="ref-bochynska2023reproducible"/>
      <w:bookmarkEnd w:id="934"/>
      <w:r>
        <w:t xml:space="preserve">Bochynska, A., Keeble, L., Halfacre, C., Casillas, J. V., Champagne, I.-A., Chen, K., … Roettger, T. B. (2023). Reproducible research practices and transparency across linguistics. </w:t>
      </w:r>
      <w:r w:rsidRPr="006F0FAA">
        <w:rPr>
          <w:i/>
          <w:iCs/>
        </w:rPr>
        <w:t>Glossa Psycholinguistics</w:t>
      </w:r>
      <w:r w:rsidRPr="006F0FAA">
        <w:t xml:space="preserve">, </w:t>
      </w:r>
      <w:r w:rsidRPr="006F0FAA">
        <w:rPr>
          <w:i/>
          <w:iCs/>
        </w:rPr>
        <w:t>2</w:t>
      </w:r>
      <w:r w:rsidRPr="006F0FAA">
        <w:t xml:space="preserve">(1, 18), 1–36. </w:t>
      </w:r>
      <w:hyperlink r:id="rId18">
        <w:r w:rsidRPr="00DD6CE9">
          <w:rPr>
            <w:rStyle w:val="Hyperlink"/>
            <w:lang w:val="es-ES"/>
          </w:rPr>
          <w:t>https://doi.org/10.5070/G6011239</w:t>
        </w:r>
      </w:hyperlink>
    </w:p>
    <w:p w14:paraId="5BC6CA3A" w14:textId="77777777" w:rsidR="008E522E" w:rsidRDefault="00000000">
      <w:pPr>
        <w:pStyle w:val="Bibliography"/>
      </w:pPr>
      <w:bookmarkStart w:id="936" w:name="ref-bucholtz2023researcher"/>
      <w:bookmarkEnd w:id="935"/>
      <w:proofErr w:type="spellStart"/>
      <w:r w:rsidRPr="00C41BB2">
        <w:rPr>
          <w:lang w:val="es-ES"/>
        </w:rPr>
        <w:t>Bucholtz</w:t>
      </w:r>
      <w:proofErr w:type="spellEnd"/>
      <w:r w:rsidRPr="00C41BB2">
        <w:rPr>
          <w:lang w:val="es-ES"/>
        </w:rPr>
        <w:t xml:space="preserve">, M., Campbell, E. W., Cevallos, T., Cruz, V., Fawcett, A. Z., Guerrero, B., … </w:t>
      </w:r>
      <w:r>
        <w:t xml:space="preserve">Reyes </w:t>
      </w:r>
      <w:proofErr w:type="spellStart"/>
      <w:r>
        <w:t>Basurto</w:t>
      </w:r>
      <w:proofErr w:type="spellEnd"/>
      <w:r>
        <w:t xml:space="preserve">, G. (2023). Researcher positionality in linguistics: Lessons from undergraduate experiences in community-centered collaborative research. </w:t>
      </w:r>
      <w:r>
        <w:rPr>
          <w:i/>
          <w:iCs/>
        </w:rPr>
        <w:t>Language and Linguistics Compass</w:t>
      </w:r>
      <w:r>
        <w:t xml:space="preserve">, </w:t>
      </w:r>
      <w:r>
        <w:rPr>
          <w:i/>
          <w:iCs/>
        </w:rPr>
        <w:t>17</w:t>
      </w:r>
      <w:r>
        <w:t xml:space="preserve">(4), 1–15. </w:t>
      </w:r>
      <w:hyperlink r:id="rId19">
        <w:r>
          <w:rPr>
            <w:rStyle w:val="Hyperlink"/>
          </w:rPr>
          <w:t>https://doi.org/10.1111/lnc3.12495</w:t>
        </w:r>
      </w:hyperlink>
    </w:p>
    <w:p w14:paraId="7448F214" w14:textId="3CE65CB2" w:rsidR="008E522E" w:rsidRDefault="00000000">
      <w:pPr>
        <w:pStyle w:val="Bibliography"/>
      </w:pPr>
      <w:bookmarkStart w:id="937" w:name="ref-camerer2016evaluating"/>
      <w:bookmarkEnd w:id="936"/>
      <w:r>
        <w:t xml:space="preserve">Camerer, C. F., Dreber, A., Forsell, E., Ho, T.-H., Huber, J., Johannesson, M., </w:t>
      </w:r>
      <w:del w:id="938" w:author="Microsoft Office User" w:date="2024-12-18T12:00:00Z">
        <w:r>
          <w:delText>et al.others</w:delText>
        </w:r>
      </w:del>
      <w:ins w:id="939" w:author="Microsoft Office User" w:date="2024-12-18T12:00:00Z">
        <w:r>
          <w:t>… Wu, H</w:t>
        </w:r>
      </w:ins>
      <w:r>
        <w:t xml:space="preserve">. (2016). Evaluating replicability of laboratory experiments in economics. </w:t>
      </w:r>
      <w:r>
        <w:rPr>
          <w:i/>
          <w:iCs/>
        </w:rPr>
        <w:t>Science</w:t>
      </w:r>
      <w:r>
        <w:t xml:space="preserve">, </w:t>
      </w:r>
      <w:r>
        <w:rPr>
          <w:i/>
          <w:iCs/>
        </w:rPr>
        <w:t>351</w:t>
      </w:r>
      <w:r>
        <w:t xml:space="preserve">(6280), 1433–1436. </w:t>
      </w:r>
      <w:r>
        <w:fldChar w:fldCharType="begin"/>
      </w:r>
      <w:r>
        <w:instrText>HYPERLINK "https://doi.org/10.1126/science.</w:instrText>
      </w:r>
      <w:del w:id="940" w:author="Microsoft Office User" w:date="2024-12-18T12:00:00Z">
        <w:r>
          <w:delInstrText>aaf091</w:delInstrText>
        </w:r>
      </w:del>
      <w:ins w:id="941" w:author="Microsoft Office User" w:date="2024-12-18T12:00:00Z">
        <w:r>
          <w:instrText>aaf0918</w:instrText>
        </w:r>
      </w:ins>
      <w:r>
        <w:instrText>" \h</w:instrText>
      </w:r>
      <w:r>
        <w:fldChar w:fldCharType="separate"/>
      </w:r>
      <w:r>
        <w:rPr>
          <w:rStyle w:val="Hyperlink"/>
        </w:rPr>
        <w:t>https://doi.org/10.1126/science.</w:t>
      </w:r>
      <w:del w:id="942" w:author="Microsoft Office User" w:date="2024-12-18T12:00:00Z">
        <w:r>
          <w:rPr>
            <w:rStyle w:val="Hyperlink"/>
          </w:rPr>
          <w:delText>aaf091</w:delText>
        </w:r>
      </w:del>
      <w:ins w:id="943" w:author="Microsoft Office User" w:date="2024-12-18T12:00:00Z">
        <w:r>
          <w:rPr>
            <w:rStyle w:val="Hyperlink"/>
          </w:rPr>
          <w:t>aaf0918</w:t>
        </w:r>
      </w:ins>
      <w:r>
        <w:rPr>
          <w:rStyle w:val="Hyperlink"/>
        </w:rPr>
        <w:fldChar w:fldCharType="end"/>
      </w:r>
    </w:p>
    <w:p w14:paraId="2D7BCF65" w14:textId="77777777" w:rsidR="008E522E" w:rsidRDefault="00000000">
      <w:pPr>
        <w:pStyle w:val="Bibliography"/>
      </w:pPr>
      <w:bookmarkStart w:id="944" w:name="ref-camerer2018evaluating"/>
      <w:bookmarkEnd w:id="937"/>
      <w:r>
        <w:t xml:space="preserve">Camerer, C. F., Dreber, A., Holzmeister, F., Ho, T.-H., Huber, J., Johannesson, M., et al.others. (2018). Evaluating the replicability of social science experiments in nature and science between 2010 and 2015. </w:t>
      </w:r>
      <w:r>
        <w:rPr>
          <w:i/>
          <w:iCs/>
        </w:rPr>
        <w:t>Nature Human Behaviour</w:t>
      </w:r>
      <w:r>
        <w:t xml:space="preserve">, </w:t>
      </w:r>
      <w:r>
        <w:rPr>
          <w:i/>
          <w:iCs/>
        </w:rPr>
        <w:t>2</w:t>
      </w:r>
      <w:r>
        <w:t xml:space="preserve">(9), 637–644. </w:t>
      </w:r>
      <w:hyperlink r:id="rId20">
        <w:r>
          <w:rPr>
            <w:rStyle w:val="Hyperlink"/>
          </w:rPr>
          <w:t>https://doi.org/10.1038/s41562-018-0399-z</w:t>
        </w:r>
      </w:hyperlink>
    </w:p>
    <w:p w14:paraId="01D01F5A" w14:textId="5F0CFACF" w:rsidR="008E522E" w:rsidRDefault="00000000">
      <w:pPr>
        <w:pStyle w:val="Bibliography"/>
      </w:pPr>
      <w:bookmarkStart w:id="945" w:name="ref-casillas2021interlingual"/>
      <w:bookmarkEnd w:id="944"/>
      <w:r>
        <w:t xml:space="preserve">Casillas, J. V. (2021). Interlingual interactions elicit performance mismatches not </w:t>
      </w:r>
      <w:del w:id="946" w:author="Microsoft Office User" w:date="2024-12-18T12:00:00Z">
        <w:r>
          <w:delText>"</w:delText>
        </w:r>
      </w:del>
      <w:ins w:id="947" w:author="Microsoft Office User" w:date="2024-12-18T12:00:00Z">
        <w:r>
          <w:t>“</w:t>
        </w:r>
      </w:ins>
      <w:r>
        <w:t>compromise</w:t>
      </w:r>
      <w:del w:id="948" w:author="Microsoft Office User" w:date="2024-12-18T12:00:00Z">
        <w:r>
          <w:delText>"</w:delText>
        </w:r>
      </w:del>
      <w:ins w:id="949" w:author="Microsoft Office User" w:date="2024-12-18T12:00:00Z">
        <w:r>
          <w:t>”</w:t>
        </w:r>
      </w:ins>
      <w:r>
        <w:t xml:space="preserve"> categories in early bilinguals: Evidence from meta-analysis and coronal stops. </w:t>
      </w:r>
      <w:r>
        <w:rPr>
          <w:i/>
          <w:iCs/>
        </w:rPr>
        <w:t>Languages</w:t>
      </w:r>
      <w:r>
        <w:t xml:space="preserve">, </w:t>
      </w:r>
      <w:r>
        <w:rPr>
          <w:i/>
          <w:iCs/>
        </w:rPr>
        <w:t>6</w:t>
      </w:r>
      <w:r>
        <w:t xml:space="preserve">(1), 9. </w:t>
      </w:r>
      <w:hyperlink r:id="rId21">
        <w:r>
          <w:rPr>
            <w:rStyle w:val="Hyperlink"/>
          </w:rPr>
          <w:t>https://doi.org/10.3390/languages6010009</w:t>
        </w:r>
      </w:hyperlink>
    </w:p>
    <w:p w14:paraId="284F6204" w14:textId="77777777" w:rsidR="008E522E" w:rsidRDefault="00000000">
      <w:pPr>
        <w:pStyle w:val="Bibliography"/>
        <w:rPr>
          <w:ins w:id="950" w:author="Microsoft Office User" w:date="2024-12-18T12:00:00Z"/>
        </w:rPr>
      </w:pPr>
      <w:bookmarkStart w:id="951" w:name="ref-cos_rr_2024"/>
      <w:bookmarkEnd w:id="945"/>
      <w:ins w:id="952" w:author="Microsoft Office User" w:date="2024-12-18T12:00:00Z">
        <w:r>
          <w:t xml:space="preserve">Center for Open Science. (2024). </w:t>
        </w:r>
        <w:r>
          <w:rPr>
            <w:i/>
            <w:iCs/>
          </w:rPr>
          <w:t>Registered reports</w:t>
        </w:r>
        <w:r>
          <w:t xml:space="preserve">. Accessed from the Center for Open Science on 2024-12-12. Retrieved from </w:t>
        </w:r>
        <w:r>
          <w:fldChar w:fldCharType="begin"/>
        </w:r>
        <w:r>
          <w:instrText>HYPERLINK "https://www.cos.io/initiatives/registered-reports" \h</w:instrText>
        </w:r>
        <w:r>
          <w:fldChar w:fldCharType="separate"/>
        </w:r>
        <w:r>
          <w:rPr>
            <w:rStyle w:val="Hyperlink"/>
          </w:rPr>
          <w:t>https://www.cos.io/initiatives/registered-reports</w:t>
        </w:r>
        <w:r>
          <w:rPr>
            <w:rStyle w:val="Hyperlink"/>
          </w:rPr>
          <w:fldChar w:fldCharType="end"/>
        </w:r>
      </w:ins>
    </w:p>
    <w:p w14:paraId="086FEE47" w14:textId="77777777" w:rsidR="008E522E" w:rsidRDefault="00000000">
      <w:pPr>
        <w:pStyle w:val="Bibliography"/>
      </w:pPr>
      <w:bookmarkStart w:id="953" w:name="ref-msa"/>
      <w:bookmarkEnd w:id="951"/>
      <w:r>
        <w:t xml:space="preserve">Coretta, S., Casillas, J. V., Roessig, S., Franke, M., Ahn, B., Al-Hoorie, A. H., … Roettger, T. B. (2023). Multidimensional signals and analytic flexibility: Estimating degrees of freedom in </w:t>
      </w:r>
      <w:r>
        <w:lastRenderedPageBreak/>
        <w:t xml:space="preserve">human-speech analyses. </w:t>
      </w:r>
      <w:r>
        <w:rPr>
          <w:i/>
          <w:iCs/>
        </w:rPr>
        <w:t>Advances in Methods and Practices in Psychological Science</w:t>
      </w:r>
      <w:r>
        <w:t xml:space="preserve">, </w:t>
      </w:r>
      <w:r>
        <w:rPr>
          <w:i/>
          <w:iCs/>
        </w:rPr>
        <w:t>6</w:t>
      </w:r>
      <w:r>
        <w:t xml:space="preserve">(3), 1–29. </w:t>
      </w:r>
      <w:hyperlink r:id="rId22">
        <w:r>
          <w:rPr>
            <w:rStyle w:val="Hyperlink"/>
          </w:rPr>
          <w:t>https://doi.org/10.1177/25152459231162567</w:t>
        </w:r>
      </w:hyperlink>
    </w:p>
    <w:p w14:paraId="4914D476" w14:textId="77777777" w:rsidR="008E522E" w:rsidRDefault="00000000">
      <w:pPr>
        <w:pStyle w:val="Bibliography"/>
      </w:pPr>
      <w:bookmarkStart w:id="954" w:name="ref-cristea2018"/>
      <w:bookmarkEnd w:id="953"/>
      <w:r>
        <w:t xml:space="preserve">Cristea, I.-A., &amp; Ioannidis, J. P. A. (2018). Improving disclosure of financial conflicts of interest for research on psychosocial interventions. </w:t>
      </w:r>
      <w:r>
        <w:rPr>
          <w:i/>
          <w:iCs/>
        </w:rPr>
        <w:t>JAMA Psychiatry</w:t>
      </w:r>
      <w:r>
        <w:t xml:space="preserve">, </w:t>
      </w:r>
      <w:r>
        <w:rPr>
          <w:i/>
          <w:iCs/>
        </w:rPr>
        <w:t>75</w:t>
      </w:r>
      <w:r>
        <w:t xml:space="preserve">(6), 541–542. </w:t>
      </w:r>
      <w:hyperlink r:id="rId23">
        <w:r>
          <w:rPr>
            <w:rStyle w:val="Hyperlink"/>
          </w:rPr>
          <w:t>https://doi.org/10.1001/jamapsychiatry.2018.0382</w:t>
        </w:r>
      </w:hyperlink>
    </w:p>
    <w:p w14:paraId="3F279553" w14:textId="77777777" w:rsidR="008E522E" w:rsidRDefault="00000000">
      <w:pPr>
        <w:pStyle w:val="Bibliography"/>
      </w:pPr>
      <w:bookmarkStart w:id="955" w:name="ref-cruwell20187"/>
      <w:bookmarkEnd w:id="954"/>
      <w:r>
        <w:t xml:space="preserve">Crüwell, S., Doorn, J. van, Etz, A., Makel, M. C., Moshontz, H., Niebaum, J., … Schulte-Mecklenbeck, M. (2018). </w:t>
      </w:r>
      <w:r>
        <w:rPr>
          <w:i/>
          <w:iCs/>
        </w:rPr>
        <w:t>7 easy steps to open science: An annotated reading list</w:t>
      </w:r>
      <w:r>
        <w:t xml:space="preserve">. </w:t>
      </w:r>
      <w:hyperlink r:id="rId24">
        <w:r>
          <w:rPr>
            <w:rStyle w:val="Hyperlink"/>
          </w:rPr>
          <w:t>https://doi.org/10.1027/2151-2604/a000387</w:t>
        </w:r>
      </w:hyperlink>
    </w:p>
    <w:p w14:paraId="0FFEAEF2" w14:textId="77777777" w:rsidR="009D0C80" w:rsidRDefault="00000000">
      <w:pPr>
        <w:pStyle w:val="Bibliography"/>
        <w:rPr>
          <w:del w:id="956" w:author="Microsoft Office User" w:date="2024-12-18T12:00:00Z"/>
        </w:rPr>
      </w:pPr>
      <w:bookmarkStart w:id="957" w:name="ref-biswas2023"/>
      <w:del w:id="958" w:author="Microsoft Office User" w:date="2024-12-18T12:00:00Z">
        <w:r>
          <w:delText xml:space="preserve">Das Biswas, M., &amp; Biswas, A. (2023). Open access to scholarly communication through preprints: Accelerating sustainable development in education. In D. Coghlan &amp; M. Brydon-Miller (Eds.), </w:delText>
        </w:r>
        <w:r>
          <w:rPr>
            <w:i/>
            <w:iCs/>
          </w:rPr>
          <w:delText>Digital libraries: Sustainable development in education</w:delText>
        </w:r>
        <w:r>
          <w:delText xml:space="preserve"> (pp. 525–545). National Digital Library of India, IIT Kharagpur.</w:delText>
        </w:r>
      </w:del>
    </w:p>
    <w:p w14:paraId="6C985E8D" w14:textId="77777777" w:rsidR="008E522E" w:rsidRDefault="00000000">
      <w:pPr>
        <w:pStyle w:val="Bibliography"/>
      </w:pPr>
      <w:bookmarkStart w:id="959" w:name="ref-de2006but"/>
      <w:bookmarkEnd w:id="955"/>
      <w:bookmarkEnd w:id="957"/>
      <w:r w:rsidRPr="00DD6CE9">
        <w:rPr>
          <w:lang w:val="es-ES"/>
        </w:rPr>
        <w:t xml:space="preserve">De Tona, C. et al. </w:t>
      </w:r>
      <w:r>
        <w:t xml:space="preserve">(2006). But what is interesting is the story of why and how migration happened. </w:t>
      </w:r>
      <w:r>
        <w:rPr>
          <w:i/>
          <w:iCs/>
        </w:rPr>
        <w:t>Forum: Qualitative Social Research</w:t>
      </w:r>
      <w:r>
        <w:t xml:space="preserve">, </w:t>
      </w:r>
      <w:r>
        <w:rPr>
          <w:i/>
          <w:iCs/>
        </w:rPr>
        <w:t>7</w:t>
      </w:r>
      <w:r>
        <w:t xml:space="preserve">(3), 1–12. </w:t>
      </w:r>
      <w:hyperlink r:id="rId25">
        <w:r>
          <w:rPr>
            <w:rStyle w:val="Hyperlink"/>
          </w:rPr>
          <w:t>https://doi.org/10.17169/fqs-7.3.143</w:t>
        </w:r>
      </w:hyperlink>
    </w:p>
    <w:p w14:paraId="2C70396A" w14:textId="77777777" w:rsidR="008E522E" w:rsidRDefault="00000000">
      <w:pPr>
        <w:pStyle w:val="Bibliography"/>
      </w:pPr>
      <w:bookmarkStart w:id="960" w:name="ref-errington2021investigating"/>
      <w:bookmarkEnd w:id="959"/>
      <w:r>
        <w:t xml:space="preserve">Errington, T. M., Mathur, M., Soderberg, C. K., Denis, A., Perfito, N., Iorns, E., &amp; Nosek, B. A. (2021). Investigating the replicability of preclinical cancer biology. </w:t>
      </w:r>
      <w:r>
        <w:rPr>
          <w:i/>
          <w:iCs/>
        </w:rPr>
        <w:t>Elife</w:t>
      </w:r>
      <w:r>
        <w:t xml:space="preserve">, </w:t>
      </w:r>
      <w:r>
        <w:rPr>
          <w:i/>
          <w:iCs/>
        </w:rPr>
        <w:t>10</w:t>
      </w:r>
      <w:r>
        <w:t xml:space="preserve">, e71601. </w:t>
      </w:r>
      <w:hyperlink r:id="rId26">
        <w:r>
          <w:rPr>
            <w:rStyle w:val="Hyperlink"/>
          </w:rPr>
          <w:t>https://doi.org/10.7554/eLife.71601</w:t>
        </w:r>
      </w:hyperlink>
    </w:p>
    <w:p w14:paraId="68576A74" w14:textId="388A21ED" w:rsidR="008E522E" w:rsidRDefault="00000000">
      <w:pPr>
        <w:pStyle w:val="Bibliography"/>
        <w:rPr>
          <w:ins w:id="961" w:author="Microsoft Office User" w:date="2024-12-18T12:00:00Z"/>
        </w:rPr>
      </w:pPr>
      <w:bookmarkStart w:id="962" w:name="ref-ecommission2016"/>
      <w:bookmarkEnd w:id="960"/>
      <w:del w:id="963" w:author="Microsoft Office User" w:date="2024-12-18T12:00:00Z">
        <w:r>
          <w:delText xml:space="preserve">Ettinger, C. </w:delText>
        </w:r>
      </w:del>
      <w:ins w:id="964" w:author="Microsoft Office User" w:date="2024-12-18T12:00:00Z">
        <w:r>
          <w:t xml:space="preserve">European Commission, Directorate-General for Research &amp; Innovation. (2016). </w:t>
        </w:r>
        <w:r>
          <w:rPr>
            <w:i/>
            <w:iCs/>
          </w:rPr>
          <w:t xml:space="preserve">H2020 </w:t>
        </w:r>
        <w:proofErr w:type="spellStart"/>
        <w:r>
          <w:rPr>
            <w:i/>
            <w:iCs/>
          </w:rPr>
          <w:t>programme</w:t>
        </w:r>
        <w:proofErr w:type="spellEnd"/>
        <w:r>
          <w:rPr>
            <w:i/>
            <w:iCs/>
          </w:rPr>
          <w:t>: Guidelines on FAIR data management in horizon 2020, version 3.0</w:t>
        </w:r>
        <w:r>
          <w:t xml:space="preserve">. Luxembourg, European Commission, Directorate-General for Research &amp; Innovation. </w:t>
        </w:r>
        <w:r>
          <w:fldChar w:fldCharType="begin"/>
        </w:r>
        <w:r>
          <w:instrText>HYPERLINK "https://doi.org/10.25607/OBP-774" \h</w:instrText>
        </w:r>
        <w:r>
          <w:fldChar w:fldCharType="separate"/>
        </w:r>
        <w:r>
          <w:rPr>
            <w:rStyle w:val="Hyperlink"/>
          </w:rPr>
          <w:t>https://doi.org/10.25607/OBP-774</w:t>
        </w:r>
        <w:r>
          <w:rPr>
            <w:rStyle w:val="Hyperlink"/>
          </w:rPr>
          <w:fldChar w:fldCharType="end"/>
        </w:r>
      </w:ins>
    </w:p>
    <w:p w14:paraId="7C9BC0E6" w14:textId="77777777" w:rsidR="008E522E" w:rsidRDefault="00000000">
      <w:pPr>
        <w:pStyle w:val="Bibliography"/>
        <w:rPr>
          <w:ins w:id="965" w:author="Microsoft Office User" w:date="2024-12-18T12:00:00Z"/>
        </w:rPr>
      </w:pPr>
      <w:bookmarkStart w:id="966" w:name="ref-faytak_wp-preprint"/>
      <w:bookmarkEnd w:id="962"/>
      <w:proofErr w:type="spellStart"/>
      <w:ins w:id="967" w:author="Microsoft Office User" w:date="2024-12-18T12:00:00Z">
        <w:r>
          <w:t>Faytak</w:t>
        </w:r>
        <w:proofErr w:type="spellEnd"/>
        <w:r>
          <w:t xml:space="preserve">, M., </w:t>
        </w:r>
        <w:proofErr w:type="spellStart"/>
        <w:r>
          <w:t>Kadavá</w:t>
        </w:r>
        <w:proofErr w:type="spellEnd"/>
        <w:r>
          <w:t xml:space="preserve">, Š., Xu, C., </w:t>
        </w:r>
        <w:proofErr w:type="spellStart"/>
        <w:r>
          <w:t>Özsoy</w:t>
        </w:r>
        <w:proofErr w:type="spellEnd"/>
        <w:r>
          <w:t xml:space="preserve">, O., </w:t>
        </w:r>
        <w:proofErr w:type="spellStart"/>
        <w:r>
          <w:t>Akumbu</w:t>
        </w:r>
        <w:proofErr w:type="spellEnd"/>
        <w:r>
          <w:t xml:space="preserve">, </w:t>
        </w:r>
        <w:proofErr w:type="spellStart"/>
        <w:r>
          <w:t>PiusW</w:t>
        </w:r>
        <w:proofErr w:type="spellEnd"/>
        <w:r>
          <w:t xml:space="preserve">., Cardoso, A., … </w:t>
        </w:r>
        <w:proofErr w:type="spellStart"/>
        <w:r>
          <w:t>Roettger</w:t>
        </w:r>
        <w:proofErr w:type="spellEnd"/>
        <w:r>
          <w:t xml:space="preserve">, T. B. (2024). </w:t>
        </w:r>
        <w:r>
          <w:rPr>
            <w:i/>
            <w:iCs/>
          </w:rPr>
          <w:t>Big team science for language science: Opportunities and challenges</w:t>
        </w:r>
        <w:r>
          <w:t xml:space="preserve">. Open Science Framework. Retrieved from </w:t>
        </w:r>
        <w:r>
          <w:fldChar w:fldCharType="begin"/>
        </w:r>
        <w:r>
          <w:instrText>HYPERLINK "https://osf.io/3pkj6" \h</w:instrText>
        </w:r>
        <w:r>
          <w:fldChar w:fldCharType="separate"/>
        </w:r>
        <w:r>
          <w:rPr>
            <w:rStyle w:val="Hyperlink"/>
          </w:rPr>
          <w:t>osf.io/3pkj6</w:t>
        </w:r>
        <w:r>
          <w:rPr>
            <w:rStyle w:val="Hyperlink"/>
          </w:rPr>
          <w:fldChar w:fldCharType="end"/>
        </w:r>
      </w:ins>
    </w:p>
    <w:p w14:paraId="275BBB1F" w14:textId="77777777" w:rsidR="009D0C80" w:rsidRDefault="00000000">
      <w:pPr>
        <w:pStyle w:val="Bibliography"/>
        <w:rPr>
          <w:del w:id="968" w:author="Microsoft Office User" w:date="2024-12-18T12:00:00Z"/>
        </w:rPr>
      </w:pPr>
      <w:moveFromRangeStart w:id="969" w:author="Microsoft Office User" w:date="2024-12-18T12:00:00Z" w:name="move185415645"/>
      <w:moveFrom w:id="970" w:author="Microsoft Office User" w:date="2024-12-18T12:00:00Z">
        <w:r>
          <w:t xml:space="preserve">L., </w:t>
        </w:r>
      </w:moveFrom>
      <w:moveFromRangeEnd w:id="969"/>
      <w:del w:id="971" w:author="Microsoft Office User" w:date="2024-12-18T12:00:00Z">
        <w:r>
          <w:delText xml:space="preserve">Sadanandappa, M. K., Görgülü, K., Coghlan, K. L., Hallenbeck, K. K., &amp; Puebla, I. (2022). A guide to preprinting for early-career researchers. </w:delText>
        </w:r>
        <w:r>
          <w:rPr>
            <w:i/>
            <w:iCs/>
          </w:rPr>
          <w:delText>Biology Open</w:delText>
        </w:r>
        <w:r>
          <w:delText xml:space="preserve">, </w:delText>
        </w:r>
        <w:r>
          <w:rPr>
            <w:i/>
            <w:iCs/>
          </w:rPr>
          <w:delText>11</w:delText>
        </w:r>
        <w:r>
          <w:delText xml:space="preserve">(7), 1–8. </w:delText>
        </w:r>
        <w:r>
          <w:fldChar w:fldCharType="begin"/>
        </w:r>
        <w:r>
          <w:delInstrText>HYPERLINK "https://doi.org/10.1242/bio.059310" \h</w:delInstrText>
        </w:r>
        <w:r>
          <w:fldChar w:fldCharType="separate"/>
        </w:r>
        <w:r>
          <w:rPr>
            <w:rStyle w:val="Hyperlink"/>
          </w:rPr>
          <w:delText>https://doi.org/10.1242/bio.059310</w:delText>
        </w:r>
        <w:r>
          <w:rPr>
            <w:rStyle w:val="Hyperlink"/>
          </w:rPr>
          <w:fldChar w:fldCharType="end"/>
        </w:r>
      </w:del>
    </w:p>
    <w:p w14:paraId="7E4432CF" w14:textId="7AE9695F" w:rsidR="008E522E" w:rsidRDefault="00000000">
      <w:pPr>
        <w:pStyle w:val="Bibliography"/>
      </w:pPr>
      <w:bookmarkStart w:id="972" w:name="ref-forrt2021"/>
      <w:bookmarkEnd w:id="966"/>
      <w:r>
        <w:t xml:space="preserve">FORRT. (2021). Reproducibility crisis (a.k.a. Replicability or replication crisis). Retrieved from </w:t>
      </w:r>
      <w:r>
        <w:fldChar w:fldCharType="begin"/>
      </w:r>
      <w:r>
        <w:instrText>HYPERLINK "https://forrt.org/glossary/</w:instrText>
      </w:r>
      <w:ins w:id="973" w:author="Microsoft Office User" w:date="2024-12-18T12:00:00Z">
        <w:r>
          <w:instrText>english/</w:instrText>
        </w:r>
      </w:ins>
      <w:r>
        <w:instrText>reproducibility</w:instrText>
      </w:r>
      <w:del w:id="974" w:author="Microsoft Office User" w:date="2024-12-18T12:00:00Z">
        <w:r>
          <w:delInstrText>-</w:delInstrText>
        </w:r>
      </w:del>
      <w:ins w:id="975" w:author="Microsoft Office User" w:date="2024-12-18T12:00:00Z">
        <w:r>
          <w:instrText>_</w:instrText>
        </w:r>
      </w:ins>
      <w:r>
        <w:instrText>crisis</w:instrText>
      </w:r>
      <w:del w:id="976" w:author="Microsoft Office User" w:date="2024-12-18T12:00:00Z">
        <w:r>
          <w:delInstrText>-aka-replicab</w:delInstrText>
        </w:r>
      </w:del>
      <w:r>
        <w:instrText>/" \h</w:instrText>
      </w:r>
      <w:r>
        <w:fldChar w:fldCharType="separate"/>
      </w:r>
      <w:r>
        <w:rPr>
          <w:rStyle w:val="Hyperlink"/>
        </w:rPr>
        <w:t>https://forrt.org/glossary/</w:t>
      </w:r>
      <w:ins w:id="977" w:author="Microsoft Office User" w:date="2024-12-18T12:00:00Z">
        <w:r>
          <w:rPr>
            <w:rStyle w:val="Hyperlink"/>
          </w:rPr>
          <w:t>english/</w:t>
        </w:r>
      </w:ins>
      <w:r>
        <w:rPr>
          <w:rStyle w:val="Hyperlink"/>
        </w:rPr>
        <w:t>reproducibility</w:t>
      </w:r>
      <w:del w:id="978" w:author="Microsoft Office User" w:date="2024-12-18T12:00:00Z">
        <w:r>
          <w:rPr>
            <w:rStyle w:val="Hyperlink"/>
          </w:rPr>
          <w:delText>-</w:delText>
        </w:r>
      </w:del>
      <w:ins w:id="979" w:author="Microsoft Office User" w:date="2024-12-18T12:00:00Z">
        <w:r>
          <w:rPr>
            <w:rStyle w:val="Hyperlink"/>
          </w:rPr>
          <w:t>_</w:t>
        </w:r>
      </w:ins>
      <w:r>
        <w:rPr>
          <w:rStyle w:val="Hyperlink"/>
        </w:rPr>
        <w:t>crisis</w:t>
      </w:r>
      <w:del w:id="980" w:author="Microsoft Office User" w:date="2024-12-18T12:00:00Z">
        <w:r>
          <w:rPr>
            <w:rStyle w:val="Hyperlink"/>
          </w:rPr>
          <w:delText>-aka-replicab</w:delText>
        </w:r>
      </w:del>
      <w:r>
        <w:rPr>
          <w:rStyle w:val="Hyperlink"/>
        </w:rPr>
        <w:t>/</w:t>
      </w:r>
      <w:r>
        <w:rPr>
          <w:rStyle w:val="Hyperlink"/>
        </w:rPr>
        <w:fldChar w:fldCharType="end"/>
      </w:r>
    </w:p>
    <w:p w14:paraId="195E27C3" w14:textId="77777777" w:rsidR="008E522E" w:rsidRDefault="00000000">
      <w:pPr>
        <w:pStyle w:val="Bibliography"/>
      </w:pPr>
      <w:bookmarkStart w:id="981" w:name="ref-foster2017open"/>
      <w:bookmarkEnd w:id="972"/>
      <w:r>
        <w:t xml:space="preserve">Foster, E. D., &amp; Deardorff, A. (2017). Open Science Framework (OSF). </w:t>
      </w:r>
      <w:r>
        <w:rPr>
          <w:i/>
          <w:iCs/>
        </w:rPr>
        <w:t>Journal of the Medical Library Association: JMLA</w:t>
      </w:r>
      <w:r>
        <w:t xml:space="preserve">, </w:t>
      </w:r>
      <w:r>
        <w:rPr>
          <w:i/>
          <w:iCs/>
        </w:rPr>
        <w:t>105</w:t>
      </w:r>
      <w:r>
        <w:t>(2), 203.</w:t>
      </w:r>
    </w:p>
    <w:p w14:paraId="4C28215B" w14:textId="77777777" w:rsidR="008E522E" w:rsidRDefault="00000000">
      <w:pPr>
        <w:pStyle w:val="Bibliography"/>
        <w:rPr>
          <w:ins w:id="982" w:author="Microsoft Office User" w:date="2024-12-18T12:00:00Z"/>
        </w:rPr>
      </w:pPr>
      <w:bookmarkStart w:id="983" w:name="ref-gawne_styles2022"/>
      <w:bookmarkEnd w:id="981"/>
      <w:proofErr w:type="spellStart"/>
      <w:ins w:id="984" w:author="Microsoft Office User" w:date="2024-12-18T12:00:00Z">
        <w:r>
          <w:t>Gawne</w:t>
        </w:r>
        <w:proofErr w:type="spellEnd"/>
        <w:r>
          <w:t xml:space="preserve">, L., &amp; Styles, S. (2022). Situating linguistics in the social science data movement. In A. L. </w:t>
        </w:r>
        <w:proofErr w:type="spellStart"/>
        <w:r>
          <w:t>Berez-Kroeker</w:t>
        </w:r>
        <w:proofErr w:type="spellEnd"/>
        <w:r>
          <w:t xml:space="preserve">, B. McDonnell, E. Koller, &amp; L. B. </w:t>
        </w:r>
        <w:proofErr w:type="spellStart"/>
        <w:r>
          <w:t>Collister</w:t>
        </w:r>
        <w:proofErr w:type="spellEnd"/>
        <w:r>
          <w:t xml:space="preserve"> (Eds.), </w:t>
        </w:r>
        <w:r>
          <w:rPr>
            <w:i/>
            <w:iCs/>
          </w:rPr>
          <w:t>The open handbook of linguistic data management</w:t>
        </w:r>
        <w:r>
          <w:t xml:space="preserve"> (pp. 9–25). The MIT Press. </w:t>
        </w:r>
        <w:r>
          <w:fldChar w:fldCharType="begin"/>
        </w:r>
        <w:r>
          <w:instrText>HYPERLINK "https://doi.org/10.7551/mitpress/12200.003.0006" \h</w:instrText>
        </w:r>
        <w:r>
          <w:fldChar w:fldCharType="separate"/>
        </w:r>
        <w:r>
          <w:rPr>
            <w:rStyle w:val="Hyperlink"/>
          </w:rPr>
          <w:t>https://doi.org/10.7551/mitpress/12200.003.0006</w:t>
        </w:r>
        <w:r>
          <w:rPr>
            <w:rStyle w:val="Hyperlink"/>
          </w:rPr>
          <w:fldChar w:fldCharType="end"/>
        </w:r>
      </w:ins>
    </w:p>
    <w:p w14:paraId="3A947EC5" w14:textId="77777777" w:rsidR="008E522E" w:rsidRDefault="00000000">
      <w:pPr>
        <w:pStyle w:val="Bibliography"/>
        <w:rPr>
          <w:ins w:id="985" w:author="Microsoft Office User" w:date="2024-12-18T12:00:00Z"/>
        </w:rPr>
      </w:pPr>
      <w:bookmarkStart w:id="986" w:name="ref-hardwicke2018populating"/>
      <w:bookmarkEnd w:id="983"/>
      <w:ins w:id="987" w:author="Microsoft Office User" w:date="2024-12-18T12:00:00Z">
        <w:r>
          <w:t xml:space="preserve">Hardwicke, T. E., &amp; Ioannidis, J. P. (2018). Populating the data ark: An attempt to retrieve, preserve, and liberate data from the most </w:t>
        </w:r>
        <w:proofErr w:type="gramStart"/>
        <w:r>
          <w:t>highly-cited</w:t>
        </w:r>
        <w:proofErr w:type="gramEnd"/>
        <w:r>
          <w:t xml:space="preserve"> psychology and psychiatry articles. </w:t>
        </w:r>
        <w:proofErr w:type="spellStart"/>
        <w:r>
          <w:rPr>
            <w:i/>
            <w:iCs/>
          </w:rPr>
          <w:t>PloS</w:t>
        </w:r>
        <w:proofErr w:type="spellEnd"/>
        <w:r>
          <w:rPr>
            <w:i/>
            <w:iCs/>
          </w:rPr>
          <w:t xml:space="preserve"> One</w:t>
        </w:r>
        <w:r>
          <w:t xml:space="preserve">, </w:t>
        </w:r>
        <w:r>
          <w:rPr>
            <w:i/>
            <w:iCs/>
          </w:rPr>
          <w:t>13</w:t>
        </w:r>
        <w:r>
          <w:t xml:space="preserve">(8), 1–12. </w:t>
        </w:r>
        <w:r>
          <w:fldChar w:fldCharType="begin"/>
        </w:r>
        <w:r>
          <w:instrText>HYPERLINK "https://doi.org/10.1371/journal.pone.0201856" \h</w:instrText>
        </w:r>
        <w:r>
          <w:fldChar w:fldCharType="separate"/>
        </w:r>
        <w:r>
          <w:rPr>
            <w:rStyle w:val="Hyperlink"/>
          </w:rPr>
          <w:t>https://doi.org/10.1371/journal.pone.0201856</w:t>
        </w:r>
        <w:r>
          <w:rPr>
            <w:rStyle w:val="Hyperlink"/>
          </w:rPr>
          <w:fldChar w:fldCharType="end"/>
        </w:r>
      </w:ins>
    </w:p>
    <w:p w14:paraId="6DD015D1" w14:textId="77777777" w:rsidR="008E522E" w:rsidRDefault="00000000">
      <w:pPr>
        <w:pStyle w:val="Bibliography"/>
      </w:pPr>
      <w:bookmarkStart w:id="988" w:name="ref-hardwicke2022"/>
      <w:bookmarkEnd w:id="986"/>
      <w:r>
        <w:t xml:space="preserve">Hardwicke, T. E., Thibault, R. T., Kosie, J. E., Wallach, J. D., Kidwell, M. C., &amp; Ioannidis, J. P. A. (2022). Estimating the prevalence of transparency and reproducibility-related research practices in psychology (2014–2017). </w:t>
      </w:r>
      <w:r>
        <w:rPr>
          <w:i/>
          <w:iCs/>
        </w:rPr>
        <w:t>Perspectives on Psychological Science</w:t>
      </w:r>
      <w:r>
        <w:t xml:space="preserve">, </w:t>
      </w:r>
      <w:r>
        <w:rPr>
          <w:i/>
          <w:iCs/>
        </w:rPr>
        <w:t>17</w:t>
      </w:r>
      <w:r>
        <w:t xml:space="preserve">(1), 239–251. </w:t>
      </w:r>
      <w:hyperlink r:id="rId27">
        <w:r>
          <w:rPr>
            <w:rStyle w:val="Hyperlink"/>
          </w:rPr>
          <w:t>https://doi.org/10.1177/1745691620979806</w:t>
        </w:r>
      </w:hyperlink>
    </w:p>
    <w:p w14:paraId="62E1F35A" w14:textId="77777777" w:rsidR="008E522E" w:rsidRDefault="00000000">
      <w:pPr>
        <w:pStyle w:val="Bibliography"/>
      </w:pPr>
      <w:bookmarkStart w:id="989" w:name="ref-hardwicke2020empirical"/>
      <w:bookmarkEnd w:id="988"/>
      <w:r>
        <w:t xml:space="preserve">Hardwicke, T. E., Wallach, J. D., Kidwell, M. C., Bendixen, T., Crüwell, S., &amp; Ioannidis, J. P. A. (2020). An empirical assessment of transparency and reproducibility-related research </w:t>
      </w:r>
      <w:r>
        <w:lastRenderedPageBreak/>
        <w:t xml:space="preserve">practices in the social sciences (2014–2017). </w:t>
      </w:r>
      <w:r>
        <w:rPr>
          <w:i/>
          <w:iCs/>
        </w:rPr>
        <w:t>Royal Society Open Science</w:t>
      </w:r>
      <w:r>
        <w:t xml:space="preserve">, </w:t>
      </w:r>
      <w:r>
        <w:rPr>
          <w:i/>
          <w:iCs/>
        </w:rPr>
        <w:t>7</w:t>
      </w:r>
      <w:r>
        <w:t xml:space="preserve">(2), 1–10. </w:t>
      </w:r>
      <w:hyperlink r:id="rId28">
        <w:r>
          <w:rPr>
            <w:rStyle w:val="Hyperlink"/>
          </w:rPr>
          <w:t>https://doi.org/10.1098/rsos.190806</w:t>
        </w:r>
      </w:hyperlink>
    </w:p>
    <w:p w14:paraId="1141AA6D" w14:textId="77777777" w:rsidR="008E522E" w:rsidRDefault="00000000">
      <w:pPr>
        <w:pStyle w:val="Bibliography"/>
        <w:rPr>
          <w:ins w:id="990" w:author="Microsoft Office User" w:date="2024-12-18T12:00:00Z"/>
        </w:rPr>
      </w:pPr>
      <w:bookmarkStart w:id="991" w:name="ref-head2015extent"/>
      <w:bookmarkEnd w:id="989"/>
      <w:ins w:id="992" w:author="Microsoft Office User" w:date="2024-12-18T12:00:00Z">
        <w:r>
          <w:t xml:space="preserve">Head, M. L., Holman, L., </w:t>
        </w:r>
        <w:proofErr w:type="spellStart"/>
        <w:r>
          <w:t>Lanfear</w:t>
        </w:r>
        <w:proofErr w:type="spellEnd"/>
        <w:r>
          <w:t xml:space="preserve">, R., Kahn, A. T., &amp; </w:t>
        </w:r>
        <w:proofErr w:type="spellStart"/>
        <w:r>
          <w:t>Jennions</w:t>
        </w:r>
        <w:proofErr w:type="spellEnd"/>
        <w:r>
          <w:t xml:space="preserve">, M. D. (2015). The extent and consequences of p-hacking in science. </w:t>
        </w:r>
        <w:proofErr w:type="spellStart"/>
        <w:r>
          <w:rPr>
            <w:i/>
            <w:iCs/>
          </w:rPr>
          <w:t>PLoS</w:t>
        </w:r>
        <w:proofErr w:type="spellEnd"/>
        <w:r>
          <w:rPr>
            <w:i/>
            <w:iCs/>
          </w:rPr>
          <w:t xml:space="preserve"> Biology</w:t>
        </w:r>
        <w:r>
          <w:t xml:space="preserve">, </w:t>
        </w:r>
        <w:r>
          <w:rPr>
            <w:i/>
            <w:iCs/>
          </w:rPr>
          <w:t>13</w:t>
        </w:r>
        <w:r>
          <w:t xml:space="preserve">(3), 1–15. </w:t>
        </w:r>
        <w:r>
          <w:fldChar w:fldCharType="begin"/>
        </w:r>
        <w:r>
          <w:instrText>HYPERLINK "https://doi.org/10.1371/journal.pbio.1002106" \h</w:instrText>
        </w:r>
        <w:r>
          <w:fldChar w:fldCharType="separate"/>
        </w:r>
        <w:r>
          <w:rPr>
            <w:rStyle w:val="Hyperlink"/>
          </w:rPr>
          <w:t>https://doi.org/10.1371/journal.pbio.1002106</w:t>
        </w:r>
        <w:r>
          <w:rPr>
            <w:rStyle w:val="Hyperlink"/>
          </w:rPr>
          <w:fldChar w:fldCharType="end"/>
        </w:r>
      </w:ins>
    </w:p>
    <w:p w14:paraId="1F33CC33" w14:textId="77777777" w:rsidR="008E522E" w:rsidRDefault="00000000">
      <w:pPr>
        <w:pStyle w:val="Bibliography"/>
      </w:pPr>
      <w:bookmarkStart w:id="993" w:name="ref-holmes2020researcher"/>
      <w:bookmarkEnd w:id="991"/>
      <w:r>
        <w:t xml:space="preserve">Holmes, A. G. D. (2020). Researcher positionality–a consideration of its influence and place in qualitative research–a new researcher guide. </w:t>
      </w:r>
      <w:r>
        <w:rPr>
          <w:i/>
          <w:iCs/>
        </w:rPr>
        <w:t>Shanlax International Journal of Education</w:t>
      </w:r>
      <w:r>
        <w:t xml:space="preserve">, </w:t>
      </w:r>
      <w:r>
        <w:rPr>
          <w:i/>
          <w:iCs/>
        </w:rPr>
        <w:t>8</w:t>
      </w:r>
      <w:r>
        <w:t xml:space="preserve">(4), 1–10. </w:t>
      </w:r>
      <w:hyperlink r:id="rId29">
        <w:r>
          <w:rPr>
            <w:rStyle w:val="Hyperlink"/>
          </w:rPr>
          <w:t>https://doi.org/10.34293/education.v8i4.3232</w:t>
        </w:r>
      </w:hyperlink>
    </w:p>
    <w:p w14:paraId="212D87A3" w14:textId="77777777" w:rsidR="008E522E" w:rsidRDefault="00000000">
      <w:pPr>
        <w:pStyle w:val="Bibliography"/>
        <w:rPr>
          <w:ins w:id="994" w:author="Microsoft Office User" w:date="2024-12-18T12:00:00Z"/>
        </w:rPr>
      </w:pPr>
      <w:bookmarkStart w:id="995" w:name="ref-holten2022"/>
      <w:bookmarkEnd w:id="993"/>
      <w:ins w:id="996" w:author="Microsoft Office User" w:date="2024-12-18T12:00:00Z">
        <w:r>
          <w:t xml:space="preserve">Holton, G., Leonard, W. Y., &amp; </w:t>
        </w:r>
        <w:proofErr w:type="spellStart"/>
        <w:r>
          <w:t>Pulisifer</w:t>
        </w:r>
        <w:proofErr w:type="spellEnd"/>
        <w:r>
          <w:t xml:space="preserve">, P. L. (2022). Indigenous peoples, ethics, and linguistic data. In A. L. </w:t>
        </w:r>
        <w:proofErr w:type="spellStart"/>
        <w:r>
          <w:t>Berez-Kroeker</w:t>
        </w:r>
        <w:proofErr w:type="spellEnd"/>
        <w:r>
          <w:t xml:space="preserve">, B. McDonnell, E. Koller, &amp; L. B. </w:t>
        </w:r>
        <w:proofErr w:type="spellStart"/>
        <w:r>
          <w:t>Collister</w:t>
        </w:r>
        <w:proofErr w:type="spellEnd"/>
        <w:r>
          <w:t xml:space="preserve"> (Eds.), </w:t>
        </w:r>
        <w:r>
          <w:rPr>
            <w:i/>
            <w:iCs/>
          </w:rPr>
          <w:t>The open handbook of linguistic data management</w:t>
        </w:r>
        <w:r>
          <w:t xml:space="preserve"> (pp. 51–60). The MIT Press. </w:t>
        </w:r>
        <w:r>
          <w:fldChar w:fldCharType="begin"/>
        </w:r>
        <w:r>
          <w:instrText>HYPERLINK "https://doi.org/10.7551/mitpress/12200.003.0008" \h</w:instrText>
        </w:r>
        <w:r>
          <w:fldChar w:fldCharType="separate"/>
        </w:r>
        <w:r>
          <w:rPr>
            <w:rStyle w:val="Hyperlink"/>
          </w:rPr>
          <w:t>https://doi.org/10.7551/mitpress/12200.003.0008</w:t>
        </w:r>
        <w:r>
          <w:rPr>
            <w:rStyle w:val="Hyperlink"/>
          </w:rPr>
          <w:fldChar w:fldCharType="end"/>
        </w:r>
      </w:ins>
    </w:p>
    <w:p w14:paraId="6AB93A26" w14:textId="77777777" w:rsidR="008E522E" w:rsidRDefault="00000000">
      <w:pPr>
        <w:pStyle w:val="Bibliography"/>
        <w:rPr>
          <w:ins w:id="997" w:author="Microsoft Office User" w:date="2024-12-18T12:00:00Z"/>
        </w:rPr>
      </w:pPr>
      <w:bookmarkStart w:id="998" w:name="ref-hudley2020toward"/>
      <w:bookmarkEnd w:id="995"/>
      <w:ins w:id="999" w:author="Microsoft Office User" w:date="2024-12-18T12:00:00Z">
        <w:r>
          <w:t xml:space="preserve">Hudley, A. H. C., Mallinson, C., &amp; </w:t>
        </w:r>
        <w:proofErr w:type="spellStart"/>
        <w:r>
          <w:t>Bucholtz</w:t>
        </w:r>
        <w:proofErr w:type="spellEnd"/>
        <w:r>
          <w:t xml:space="preserve">, M. (2020). Toward racial justice in linguistics: Interdisciplinary insights into theorizing race in the discipline and diversifying the profession. </w:t>
        </w:r>
        <w:r>
          <w:rPr>
            <w:i/>
            <w:iCs/>
          </w:rPr>
          <w:t>Language</w:t>
        </w:r>
        <w:r>
          <w:t xml:space="preserve">, </w:t>
        </w:r>
        <w:r>
          <w:rPr>
            <w:i/>
            <w:iCs/>
          </w:rPr>
          <w:t>96</w:t>
        </w:r>
        <w:r>
          <w:t xml:space="preserve">(4), e200–e235. </w:t>
        </w:r>
        <w:r>
          <w:fldChar w:fldCharType="begin"/>
        </w:r>
        <w:r>
          <w:instrText>HYPERLINK "https://doi.org/10.1353/lan.2020.0074" \h</w:instrText>
        </w:r>
        <w:r>
          <w:fldChar w:fldCharType="separate"/>
        </w:r>
        <w:r>
          <w:rPr>
            <w:rStyle w:val="Hyperlink"/>
          </w:rPr>
          <w:t>https://doi.org/10.1353/lan.2020.0074</w:t>
        </w:r>
        <w:r>
          <w:rPr>
            <w:rStyle w:val="Hyperlink"/>
          </w:rPr>
          <w:fldChar w:fldCharType="end"/>
        </w:r>
      </w:ins>
    </w:p>
    <w:p w14:paraId="5EF8BE03" w14:textId="77777777" w:rsidR="008E522E" w:rsidRDefault="00000000">
      <w:pPr>
        <w:pStyle w:val="Bibliography"/>
        <w:rPr>
          <w:ins w:id="1000" w:author="Microsoft Office User" w:date="2024-12-18T12:00:00Z"/>
        </w:rPr>
      </w:pPr>
      <w:bookmarkStart w:id="1001" w:name="ref-isbell2022misconduct"/>
      <w:bookmarkEnd w:id="998"/>
      <w:ins w:id="1002" w:author="Microsoft Office User" w:date="2024-12-18T12:00:00Z">
        <w:r>
          <w:t xml:space="preserve">Isbell, D. R., Brown, D., Chen, M., Derrick, D. J., Ghanem, R., Arvizu, M. N. G., … </w:t>
        </w:r>
        <w:proofErr w:type="spellStart"/>
        <w:r>
          <w:t>Plonsky</w:t>
        </w:r>
        <w:proofErr w:type="spellEnd"/>
        <w:r>
          <w:t xml:space="preserve">, L. (2022). Misconduct and questionable research practices: The ethics of quantitative data handling and reporting in applied linguistics. </w:t>
        </w:r>
        <w:r>
          <w:rPr>
            <w:i/>
            <w:iCs/>
          </w:rPr>
          <w:t>The Modern Language Journal</w:t>
        </w:r>
        <w:r>
          <w:t xml:space="preserve">, </w:t>
        </w:r>
        <w:r>
          <w:rPr>
            <w:i/>
            <w:iCs/>
          </w:rPr>
          <w:t>106</w:t>
        </w:r>
        <w:r>
          <w:t xml:space="preserve">(1), 172–195. </w:t>
        </w:r>
        <w:r>
          <w:fldChar w:fldCharType="begin"/>
        </w:r>
        <w:r>
          <w:instrText>HYPERLINK "https://doi.org/10.1111/modl.12760" \h</w:instrText>
        </w:r>
        <w:r>
          <w:fldChar w:fldCharType="separate"/>
        </w:r>
        <w:r>
          <w:rPr>
            <w:rStyle w:val="Hyperlink"/>
          </w:rPr>
          <w:t>https://doi.org/10.1111/modl.12760</w:t>
        </w:r>
        <w:r>
          <w:rPr>
            <w:rStyle w:val="Hyperlink"/>
          </w:rPr>
          <w:fldChar w:fldCharType="end"/>
        </w:r>
      </w:ins>
    </w:p>
    <w:p w14:paraId="079E5CC0" w14:textId="77777777" w:rsidR="008E522E" w:rsidRDefault="00000000">
      <w:pPr>
        <w:pStyle w:val="Bibliography"/>
      </w:pPr>
      <w:bookmarkStart w:id="1003" w:name="ref-jafar2018positionality"/>
      <w:bookmarkEnd w:id="1001"/>
      <w:proofErr w:type="spellStart"/>
      <w:r>
        <w:t>Jafar</w:t>
      </w:r>
      <w:proofErr w:type="spellEnd"/>
      <w:r>
        <w:t xml:space="preserve">, A. J. N. (2018). What is positionality and should it be expressed in quantitative studies? </w:t>
      </w:r>
      <w:r>
        <w:rPr>
          <w:i/>
          <w:iCs/>
        </w:rPr>
        <w:t>Emergency Medicine Journal</w:t>
      </w:r>
      <w:r>
        <w:t xml:space="preserve">, </w:t>
      </w:r>
      <w:r>
        <w:rPr>
          <w:i/>
          <w:iCs/>
        </w:rPr>
        <w:t>35</w:t>
      </w:r>
      <w:r>
        <w:t xml:space="preserve">(5), 323–324. </w:t>
      </w:r>
      <w:hyperlink r:id="rId30">
        <w:r>
          <w:rPr>
            <w:rStyle w:val="Hyperlink"/>
          </w:rPr>
          <w:t>https://doi.org/10.1136/emermed-2017-207158</w:t>
        </w:r>
      </w:hyperlink>
    </w:p>
    <w:p w14:paraId="6158D530" w14:textId="77777777" w:rsidR="008E522E" w:rsidRDefault="00000000">
      <w:pPr>
        <w:pStyle w:val="Bibliography"/>
      </w:pPr>
      <w:bookmarkStart w:id="1004" w:name="ref-knuth1984literate"/>
      <w:bookmarkEnd w:id="1003"/>
      <w:r>
        <w:t xml:space="preserve">Knuth, D. E. (1984). Literate programming. </w:t>
      </w:r>
      <w:r>
        <w:rPr>
          <w:i/>
          <w:iCs/>
        </w:rPr>
        <w:t>The Computer Journal</w:t>
      </w:r>
      <w:r>
        <w:t xml:space="preserve">, </w:t>
      </w:r>
      <w:r>
        <w:rPr>
          <w:i/>
          <w:iCs/>
        </w:rPr>
        <w:t>27</w:t>
      </w:r>
      <w:r>
        <w:t xml:space="preserve">(2), 97–111. </w:t>
      </w:r>
      <w:hyperlink r:id="rId31">
        <w:r>
          <w:rPr>
            <w:rStyle w:val="Hyperlink"/>
          </w:rPr>
          <w:t>https://doi.org/10.1093/comjnl/27.2.97</w:t>
        </w:r>
      </w:hyperlink>
    </w:p>
    <w:p w14:paraId="27F78F6B" w14:textId="77777777" w:rsidR="008E522E" w:rsidRDefault="00000000">
      <w:pPr>
        <w:pStyle w:val="Bibliography"/>
      </w:pPr>
      <w:bookmarkStart w:id="1005" w:name="ref-knuth1992"/>
      <w:bookmarkEnd w:id="1004"/>
      <w:r>
        <w:t xml:space="preserve">Knuth, D. E. (1992). </w:t>
      </w:r>
      <w:r>
        <w:rPr>
          <w:i/>
          <w:iCs/>
        </w:rPr>
        <w:t>Literate programming</w:t>
      </w:r>
      <w:r>
        <w:t>. Center for the Study of Language; Information, Stanford University, CA: Distributed by Univiversity of Chicago Press.</w:t>
      </w:r>
    </w:p>
    <w:p w14:paraId="5F45D4CF" w14:textId="77777777" w:rsidR="008E522E" w:rsidRDefault="00000000">
      <w:pPr>
        <w:pStyle w:val="Bibliography"/>
      </w:pPr>
      <w:bookmarkStart w:id="1006" w:name="ref-targets2021"/>
      <w:bookmarkEnd w:id="1005"/>
      <w:r>
        <w:t xml:space="preserve">Landau, W. M. (2021). The targets R package: A dynamic make-like function-oriented pipeline toolkit for reproducibility and high-performance computing. </w:t>
      </w:r>
      <w:r>
        <w:rPr>
          <w:i/>
          <w:iCs/>
        </w:rPr>
        <w:t>Journal of Open Source Software</w:t>
      </w:r>
      <w:r>
        <w:t xml:space="preserve">, </w:t>
      </w:r>
      <w:r>
        <w:rPr>
          <w:i/>
          <w:iCs/>
        </w:rPr>
        <w:t>6</w:t>
      </w:r>
      <w:r>
        <w:t xml:space="preserve">(57), 2959. Retrieved from </w:t>
      </w:r>
      <w:hyperlink r:id="rId32">
        <w:r>
          <w:rPr>
            <w:rStyle w:val="Hyperlink"/>
          </w:rPr>
          <w:t>https://doi.org/10.21105/joss.02959</w:t>
        </w:r>
      </w:hyperlink>
    </w:p>
    <w:p w14:paraId="1501FA58" w14:textId="77777777" w:rsidR="008E522E" w:rsidRDefault="00000000">
      <w:pPr>
        <w:pStyle w:val="Bibliography"/>
        <w:rPr>
          <w:ins w:id="1007" w:author="Microsoft Office User" w:date="2024-12-18T12:00:00Z"/>
        </w:rPr>
      </w:pPr>
      <w:bookmarkStart w:id="1008" w:name="ref-leonard2021centering"/>
      <w:bookmarkEnd w:id="1006"/>
      <w:ins w:id="1009" w:author="Microsoft Office User" w:date="2024-12-18T12:00:00Z">
        <w:r>
          <w:t>Leonard, W.</w:t>
        </w:r>
      </w:ins>
      <w:moveToRangeStart w:id="1010" w:author="Microsoft Office User" w:date="2024-12-18T12:00:00Z" w:name="move185415646"/>
      <w:moveTo w:id="1011" w:author="Microsoft Office User" w:date="2024-12-18T12:00:00Z">
        <w:r>
          <w:t xml:space="preserve"> Y. </w:t>
        </w:r>
      </w:moveTo>
      <w:moveToRangeEnd w:id="1010"/>
      <w:ins w:id="1012" w:author="Microsoft Office User" w:date="2024-12-18T12:00:00Z">
        <w:r>
          <w:t xml:space="preserve">(2021). Centering indigenous ways of knowing in collaborative language work. In L. </w:t>
        </w:r>
        <w:proofErr w:type="spellStart"/>
        <w:r>
          <w:t>Crowshow</w:t>
        </w:r>
        <w:proofErr w:type="spellEnd"/>
        <w:r>
          <w:t xml:space="preserve">, I. </w:t>
        </w:r>
        <w:proofErr w:type="spellStart"/>
        <w:r>
          <w:t>Genee</w:t>
        </w:r>
        <w:proofErr w:type="spellEnd"/>
        <w:r>
          <w:t xml:space="preserve">, M. Peddle, J. Smith, &amp; C. Snoek (Eds.), </w:t>
        </w:r>
        <w:r>
          <w:rPr>
            <w:i/>
            <w:iCs/>
          </w:rPr>
          <w:t>Sustaining indigenous languages: Connecting communities, teachers, and scholars</w:t>
        </w:r>
        <w:r>
          <w:t xml:space="preserve"> (pp. 21–34). Athabasca University Press.</w:t>
        </w:r>
      </w:ins>
    </w:p>
    <w:p w14:paraId="07EDC017" w14:textId="77777777" w:rsidR="008E522E" w:rsidRDefault="00000000">
      <w:pPr>
        <w:pStyle w:val="Bibliography"/>
        <w:rPr>
          <w:ins w:id="1013" w:author="Microsoft Office User" w:date="2024-12-18T12:00:00Z"/>
        </w:rPr>
      </w:pPr>
      <w:bookmarkStart w:id="1014" w:name="ref-lewis2024data"/>
      <w:bookmarkEnd w:id="1008"/>
      <w:ins w:id="1015" w:author="Microsoft Office User" w:date="2024-12-18T12:00:00Z">
        <w:r>
          <w:t xml:space="preserve">Lewis, C. (2024). </w:t>
        </w:r>
        <w:r>
          <w:rPr>
            <w:i/>
            <w:iCs/>
          </w:rPr>
          <w:t>Data management in large-scale education research</w:t>
        </w:r>
        <w:r>
          <w:t>. CRC Press.</w:t>
        </w:r>
      </w:ins>
    </w:p>
    <w:p w14:paraId="46EED5B9" w14:textId="77777777" w:rsidR="008E522E" w:rsidRDefault="00000000">
      <w:pPr>
        <w:pStyle w:val="Bibliography"/>
      </w:pPr>
      <w:bookmarkStart w:id="1016" w:name="ref-lewis2020open"/>
      <w:bookmarkEnd w:id="1014"/>
      <w:r>
        <w:t xml:space="preserve">Lewis, N. A. (2020). Open communication science: A primer on why and some recommendations for how. </w:t>
      </w:r>
      <w:r>
        <w:rPr>
          <w:i/>
          <w:iCs/>
        </w:rPr>
        <w:t>Communication Methods and Measures</w:t>
      </w:r>
      <w:r>
        <w:t xml:space="preserve">, </w:t>
      </w:r>
      <w:r>
        <w:rPr>
          <w:i/>
          <w:iCs/>
        </w:rPr>
        <w:t>14</w:t>
      </w:r>
      <w:r>
        <w:t xml:space="preserve">(2), 71–82. </w:t>
      </w:r>
      <w:hyperlink r:id="rId33">
        <w:r>
          <w:rPr>
            <w:rStyle w:val="Hyperlink"/>
          </w:rPr>
          <w:t>https://doi.org/10.1080/19312458.2019.1685660</w:t>
        </w:r>
      </w:hyperlink>
    </w:p>
    <w:p w14:paraId="5389E9DB" w14:textId="77777777" w:rsidR="008E522E" w:rsidRDefault="00000000">
      <w:pPr>
        <w:pStyle w:val="Bibliography"/>
      </w:pPr>
      <w:bookmarkStart w:id="1017" w:name="ref-liu2021open"/>
      <w:bookmarkEnd w:id="1016"/>
      <w:r>
        <w:lastRenderedPageBreak/>
        <w:t xml:space="preserve">Liu, M., &amp; De Cat, C. (2021). Open science in applied linguistics: A preliminary survey. In L. Plonsky (Ed.), </w:t>
      </w:r>
      <w:r>
        <w:rPr>
          <w:i/>
          <w:iCs/>
        </w:rPr>
        <w:t>Open science in applied linguistics</w:t>
      </w:r>
      <w:r>
        <w:t xml:space="preserve"> (pp. 1–28). John Benjamins.</w:t>
      </w:r>
    </w:p>
    <w:p w14:paraId="6CDD539E" w14:textId="77777777" w:rsidR="008E522E" w:rsidRDefault="00000000">
      <w:pPr>
        <w:pStyle w:val="Bibliography"/>
        <w:rPr>
          <w:ins w:id="1018" w:author="Microsoft Office User" w:date="2024-12-18T12:00:00Z"/>
        </w:rPr>
      </w:pPr>
      <w:bookmarkStart w:id="1019" w:name="ref-massoud2022price"/>
      <w:bookmarkEnd w:id="1017"/>
      <w:proofErr w:type="spellStart"/>
      <w:ins w:id="1020" w:author="Microsoft Office User" w:date="2024-12-18T12:00:00Z">
        <w:r>
          <w:t>Massoud</w:t>
        </w:r>
        <w:proofErr w:type="spellEnd"/>
        <w:r>
          <w:t xml:space="preserve">, M. F. (2022). The price of positionality: Assessing the benefits and burdens of self-identification in research methods. </w:t>
        </w:r>
        <w:r>
          <w:rPr>
            <w:i/>
            <w:iCs/>
          </w:rPr>
          <w:t>Journal of Law and Society</w:t>
        </w:r>
        <w:r>
          <w:t xml:space="preserve">, </w:t>
        </w:r>
        <w:r>
          <w:rPr>
            <w:i/>
            <w:iCs/>
          </w:rPr>
          <w:t>49</w:t>
        </w:r>
        <w:r>
          <w:t xml:space="preserve">, S64–S86. </w:t>
        </w:r>
        <w:r>
          <w:fldChar w:fldCharType="begin"/>
        </w:r>
        <w:r>
          <w:instrText>HYPERLINK "https://doi.org/10.1111/jols.12372" \h</w:instrText>
        </w:r>
        <w:r>
          <w:fldChar w:fldCharType="separate"/>
        </w:r>
        <w:r>
          <w:rPr>
            <w:rStyle w:val="Hyperlink"/>
          </w:rPr>
          <w:t>https://doi.org/10.1111/jols.12372</w:t>
        </w:r>
        <w:r>
          <w:rPr>
            <w:rStyle w:val="Hyperlink"/>
          </w:rPr>
          <w:fldChar w:fldCharType="end"/>
        </w:r>
      </w:ins>
    </w:p>
    <w:p w14:paraId="01DDC52B" w14:textId="77777777" w:rsidR="008E522E" w:rsidRDefault="00000000">
      <w:pPr>
        <w:pStyle w:val="Bibliography"/>
        <w:rPr>
          <w:ins w:id="1021" w:author="Microsoft Office User" w:date="2024-12-18T12:00:00Z"/>
        </w:rPr>
      </w:pPr>
      <w:bookmarkStart w:id="1022" w:name="ref-matosin2014"/>
      <w:bookmarkEnd w:id="1019"/>
      <w:proofErr w:type="spellStart"/>
      <w:ins w:id="1023" w:author="Microsoft Office User" w:date="2024-12-18T12:00:00Z">
        <w:r>
          <w:t>Matosin</w:t>
        </w:r>
        <w:proofErr w:type="spellEnd"/>
        <w:r>
          <w:t xml:space="preserve">, N., Frank, E., Engel, M., Lum, J. S., &amp; Newell, K. A. (2014). Negativity towards negative results: A discussion of the disconnect between scientific worth and scientific culture. </w:t>
        </w:r>
        <w:r>
          <w:rPr>
            <w:i/>
            <w:iCs/>
          </w:rPr>
          <w:t>Dis Model Mech</w:t>
        </w:r>
        <w:r>
          <w:t xml:space="preserve">, </w:t>
        </w:r>
        <w:r>
          <w:rPr>
            <w:i/>
            <w:iCs/>
          </w:rPr>
          <w:t>7</w:t>
        </w:r>
        <w:r>
          <w:t xml:space="preserve">(2), 171–173. </w:t>
        </w:r>
        <w:r>
          <w:fldChar w:fldCharType="begin"/>
        </w:r>
        <w:r>
          <w:instrText>HYPERLINK "https://doi.org/10.1242/dmm.015123" \h</w:instrText>
        </w:r>
        <w:r>
          <w:fldChar w:fldCharType="separate"/>
        </w:r>
        <w:r>
          <w:rPr>
            <w:rStyle w:val="Hyperlink"/>
          </w:rPr>
          <w:t>https://doi.org/10.1242/dmm.015123</w:t>
        </w:r>
        <w:r>
          <w:rPr>
            <w:rStyle w:val="Hyperlink"/>
          </w:rPr>
          <w:fldChar w:fldCharType="end"/>
        </w:r>
      </w:ins>
    </w:p>
    <w:p w14:paraId="33E1C456" w14:textId="77777777" w:rsidR="008E522E" w:rsidRDefault="00000000">
      <w:pPr>
        <w:pStyle w:val="Bibliography"/>
        <w:rPr>
          <w:ins w:id="1024" w:author="Microsoft Office User" w:date="2024-12-18T12:00:00Z"/>
        </w:rPr>
      </w:pPr>
      <w:bookmarkStart w:id="1025" w:name="ref-mellor2018"/>
      <w:bookmarkEnd w:id="1022"/>
      <w:ins w:id="1026" w:author="Microsoft Office User" w:date="2024-12-18T12:00:00Z">
        <w:r>
          <w:t xml:space="preserve">Mellor, D. T., &amp; </w:t>
        </w:r>
        <w:proofErr w:type="spellStart"/>
        <w:r>
          <w:t>Nosek</w:t>
        </w:r>
        <w:proofErr w:type="spellEnd"/>
        <w:r>
          <w:t xml:space="preserve">, B. A. (2018). Easy preregistration will benefit any research. </w:t>
        </w:r>
        <w:r>
          <w:rPr>
            <w:i/>
            <w:iCs/>
          </w:rPr>
          <w:t xml:space="preserve">Nature Human </w:t>
        </w:r>
        <w:proofErr w:type="spellStart"/>
        <w:r>
          <w:rPr>
            <w:i/>
            <w:iCs/>
          </w:rPr>
          <w:t>Behaviour</w:t>
        </w:r>
        <w:proofErr w:type="spellEnd"/>
        <w:r>
          <w:t xml:space="preserve">, </w:t>
        </w:r>
        <w:r>
          <w:rPr>
            <w:i/>
            <w:iCs/>
          </w:rPr>
          <w:t>2</w:t>
        </w:r>
        <w:r>
          <w:t>(28), 98.</w:t>
        </w:r>
      </w:ins>
    </w:p>
    <w:p w14:paraId="7735D62E" w14:textId="77777777" w:rsidR="008E522E" w:rsidRDefault="00000000">
      <w:pPr>
        <w:pStyle w:val="Bibliography"/>
        <w:rPr>
          <w:ins w:id="1027" w:author="Microsoft Office User" w:date="2024-12-18T12:00:00Z"/>
        </w:rPr>
      </w:pPr>
      <w:bookmarkStart w:id="1028" w:name="ref-mufwene2020decolonial"/>
      <w:bookmarkEnd w:id="1025"/>
      <w:proofErr w:type="spellStart"/>
      <w:ins w:id="1029" w:author="Microsoft Office User" w:date="2024-12-18T12:00:00Z">
        <w:r>
          <w:t>Mufwene</w:t>
        </w:r>
        <w:proofErr w:type="spellEnd"/>
        <w:r>
          <w:t xml:space="preserve">, S. S. (2020). Decolonial linguistics as paradigm shift. In A. </w:t>
        </w:r>
        <w:proofErr w:type="spellStart"/>
        <w:r>
          <w:t>Deumert</w:t>
        </w:r>
        <w:proofErr w:type="spellEnd"/>
        <w:r>
          <w:t xml:space="preserve">, A. Storch, &amp; N. Shephard (Eds.), </w:t>
        </w:r>
        <w:r>
          <w:rPr>
            <w:i/>
            <w:iCs/>
          </w:rPr>
          <w:t>Colonial and decolonial linguistics: Knowledges and epistemes</w:t>
        </w:r>
        <w:r>
          <w:t xml:space="preserve"> (pp. 289–300). Oxford University Press.</w:t>
        </w:r>
      </w:ins>
    </w:p>
    <w:p w14:paraId="6766A9BB" w14:textId="77777777" w:rsidR="008E522E" w:rsidRDefault="00000000">
      <w:pPr>
        <w:pStyle w:val="Bibliography"/>
        <w:rPr>
          <w:ins w:id="1030" w:author="Microsoft Office User" w:date="2024-12-18T12:00:00Z"/>
        </w:rPr>
      </w:pPr>
      <w:bookmarkStart w:id="1031" w:name="ref-murphy2019harking"/>
      <w:bookmarkEnd w:id="1028"/>
      <w:ins w:id="1032" w:author="Microsoft Office User" w:date="2024-12-18T12:00:00Z">
        <w:r>
          <w:t xml:space="preserve">Murphy, K. R., &amp; </w:t>
        </w:r>
        <w:proofErr w:type="spellStart"/>
        <w:r>
          <w:t>Aguinis</w:t>
        </w:r>
        <w:proofErr w:type="spellEnd"/>
        <w:r>
          <w:t xml:space="preserve">, H. (2019). </w:t>
        </w:r>
        <w:proofErr w:type="spellStart"/>
        <w:r>
          <w:t>HARKing</w:t>
        </w:r>
        <w:proofErr w:type="spellEnd"/>
        <w:r>
          <w:t xml:space="preserve">: How badly can cherry-picking and question trolling produce bias in published results? </w:t>
        </w:r>
        <w:r>
          <w:rPr>
            <w:i/>
            <w:iCs/>
          </w:rPr>
          <w:t>Journal of Business and Psychology</w:t>
        </w:r>
        <w:r>
          <w:t xml:space="preserve">, </w:t>
        </w:r>
        <w:r>
          <w:rPr>
            <w:i/>
            <w:iCs/>
          </w:rPr>
          <w:t>34</w:t>
        </w:r>
        <w:r>
          <w:t xml:space="preserve">, 1–17. </w:t>
        </w:r>
        <w:r>
          <w:fldChar w:fldCharType="begin"/>
        </w:r>
        <w:r>
          <w:instrText>HYPERLINK "https://doi.org/10.1007/s10869-017-9524-7" \h</w:instrText>
        </w:r>
        <w:r>
          <w:fldChar w:fldCharType="separate"/>
        </w:r>
        <w:r>
          <w:rPr>
            <w:rStyle w:val="Hyperlink"/>
          </w:rPr>
          <w:t>https://doi.org/10.1007/s10869-017-9524-7</w:t>
        </w:r>
        <w:r>
          <w:rPr>
            <w:rStyle w:val="Hyperlink"/>
          </w:rPr>
          <w:fldChar w:fldCharType="end"/>
        </w:r>
      </w:ins>
    </w:p>
    <w:p w14:paraId="688A510F" w14:textId="77777777" w:rsidR="008E522E" w:rsidRDefault="00000000">
      <w:pPr>
        <w:pStyle w:val="Bibliography"/>
        <w:rPr>
          <w:ins w:id="1033" w:author="Microsoft Office User" w:date="2024-12-18T12:00:00Z"/>
        </w:rPr>
      </w:pPr>
      <w:bookmarkStart w:id="1034" w:name="X4455da17f9ed70cb44838121468d8762fbc60a6"/>
      <w:bookmarkEnd w:id="1031"/>
      <w:ins w:id="1035" w:author="Microsoft Office User" w:date="2024-12-18T12:00:00Z">
        <w:r>
          <w:t xml:space="preserve">Nagle, C., </w:t>
        </w:r>
        <w:proofErr w:type="spellStart"/>
        <w:r>
          <w:t>Baese</w:t>
        </w:r>
        <w:proofErr w:type="spellEnd"/>
        <w:r>
          <w:t xml:space="preserve">-Berk, M., </w:t>
        </w:r>
        <w:proofErr w:type="spellStart"/>
        <w:r>
          <w:t>Amengual</w:t>
        </w:r>
        <w:proofErr w:type="spellEnd"/>
        <w:r>
          <w:t xml:space="preserve">, M., &amp; Casillas, J. V. (2024). </w:t>
        </w:r>
        <w:r>
          <w:rPr>
            <w:i/>
            <w:iCs/>
          </w:rPr>
          <w:t>Sound communities: A quantitative proposal for studying bilingualism in context</w:t>
        </w:r>
        <w:r>
          <w:t xml:space="preserve">. </w:t>
        </w:r>
        <w:proofErr w:type="spellStart"/>
        <w:r>
          <w:t>PsyArXiv</w:t>
        </w:r>
        <w:proofErr w:type="spellEnd"/>
        <w:r>
          <w:t xml:space="preserve">. </w:t>
        </w:r>
        <w:r>
          <w:fldChar w:fldCharType="begin"/>
        </w:r>
        <w:r>
          <w:instrText>HYPERLINK "https://doi.org/10.31234/osf.io/m67tx" \h</w:instrText>
        </w:r>
        <w:r>
          <w:fldChar w:fldCharType="separate"/>
        </w:r>
        <w:r>
          <w:rPr>
            <w:rStyle w:val="Hyperlink"/>
          </w:rPr>
          <w:t>https://doi.org/10.31234/osf.io/m67tx</w:t>
        </w:r>
        <w:r>
          <w:rPr>
            <w:rStyle w:val="Hyperlink"/>
          </w:rPr>
          <w:fldChar w:fldCharType="end"/>
        </w:r>
      </w:ins>
    </w:p>
    <w:p w14:paraId="1D549C65" w14:textId="77777777" w:rsidR="008E522E" w:rsidRDefault="00000000">
      <w:pPr>
        <w:pStyle w:val="Bibliography"/>
        <w:rPr>
          <w:ins w:id="1036" w:author="Microsoft Office User" w:date="2024-12-18T12:00:00Z"/>
        </w:rPr>
      </w:pPr>
      <w:bookmarkStart w:id="1037" w:name="ref-nosek2015promoting"/>
      <w:bookmarkEnd w:id="1034"/>
      <w:proofErr w:type="spellStart"/>
      <w:ins w:id="1038" w:author="Microsoft Office User" w:date="2024-12-18T12:00:00Z">
        <w:r>
          <w:t>Nosek</w:t>
        </w:r>
        <w:proofErr w:type="spellEnd"/>
        <w:r>
          <w:t xml:space="preserve">, B. A., Alter, G., Banks, G. C., </w:t>
        </w:r>
        <w:proofErr w:type="spellStart"/>
        <w:r>
          <w:t>Borsboom</w:t>
        </w:r>
        <w:proofErr w:type="spellEnd"/>
        <w:r>
          <w:t xml:space="preserve">, D., Bowman, S. D., </w:t>
        </w:r>
        <w:proofErr w:type="spellStart"/>
        <w:r>
          <w:t>Breckler</w:t>
        </w:r>
        <w:proofErr w:type="spellEnd"/>
        <w:r>
          <w:t xml:space="preserve">, S. J., et </w:t>
        </w:r>
        <w:proofErr w:type="spellStart"/>
        <w:proofErr w:type="gramStart"/>
        <w:r>
          <w:t>al.others</w:t>
        </w:r>
        <w:proofErr w:type="spellEnd"/>
        <w:proofErr w:type="gramEnd"/>
        <w:r>
          <w:t xml:space="preserve">. (2015). Promoting an open research culture. </w:t>
        </w:r>
        <w:r>
          <w:rPr>
            <w:i/>
            <w:iCs/>
          </w:rPr>
          <w:t>Science</w:t>
        </w:r>
        <w:r>
          <w:t xml:space="preserve">, </w:t>
        </w:r>
        <w:r>
          <w:rPr>
            <w:i/>
            <w:iCs/>
          </w:rPr>
          <w:t>348</w:t>
        </w:r>
        <w:r>
          <w:t xml:space="preserve">(6242), 1422–1425. </w:t>
        </w:r>
        <w:r>
          <w:fldChar w:fldCharType="begin"/>
        </w:r>
        <w:r>
          <w:instrText>HYPERLINK "https://doi.org/10.1126/science.aab237" \h</w:instrText>
        </w:r>
        <w:r>
          <w:fldChar w:fldCharType="separate"/>
        </w:r>
        <w:r>
          <w:rPr>
            <w:rStyle w:val="Hyperlink"/>
          </w:rPr>
          <w:t>https://doi.org/10.1126/science.aab237</w:t>
        </w:r>
        <w:r>
          <w:rPr>
            <w:rStyle w:val="Hyperlink"/>
          </w:rPr>
          <w:fldChar w:fldCharType="end"/>
        </w:r>
      </w:ins>
    </w:p>
    <w:p w14:paraId="52009067" w14:textId="77777777" w:rsidR="008E522E" w:rsidRDefault="00000000">
      <w:pPr>
        <w:pStyle w:val="Bibliography"/>
        <w:rPr>
          <w:ins w:id="1039" w:author="Microsoft Office User" w:date="2024-12-18T12:00:00Z"/>
        </w:rPr>
      </w:pPr>
      <w:bookmarkStart w:id="1040" w:name="ref-nosek2014"/>
      <w:bookmarkEnd w:id="1037"/>
      <w:proofErr w:type="spellStart"/>
      <w:ins w:id="1041" w:author="Microsoft Office User" w:date="2024-12-18T12:00:00Z">
        <w:r>
          <w:t>Nosek</w:t>
        </w:r>
        <w:proofErr w:type="spellEnd"/>
        <w:r>
          <w:t xml:space="preserve">, B. A., &amp; </w:t>
        </w:r>
        <w:proofErr w:type="spellStart"/>
        <w:r>
          <w:t>Lakens</w:t>
        </w:r>
        <w:proofErr w:type="spellEnd"/>
        <w:r>
          <w:t xml:space="preserve">, D. (2014). Registered reports: A method to increase the credibility of published results. </w:t>
        </w:r>
        <w:r>
          <w:rPr>
            <w:i/>
            <w:iCs/>
          </w:rPr>
          <w:t>Social Psychology</w:t>
        </w:r>
        <w:r>
          <w:t xml:space="preserve">, </w:t>
        </w:r>
        <w:r>
          <w:rPr>
            <w:i/>
            <w:iCs/>
          </w:rPr>
          <w:t>45</w:t>
        </w:r>
        <w:r>
          <w:t xml:space="preserve">(3), 137–141. </w:t>
        </w:r>
        <w:r>
          <w:fldChar w:fldCharType="begin"/>
        </w:r>
        <w:r>
          <w:instrText>HYPERLINK "https://doi.org/10.1027/1864-9335/a000192" \h</w:instrText>
        </w:r>
        <w:r>
          <w:fldChar w:fldCharType="separate"/>
        </w:r>
        <w:r>
          <w:rPr>
            <w:rStyle w:val="Hyperlink"/>
          </w:rPr>
          <w:t>https://doi.org/10.1027/1864-9335/a000192</w:t>
        </w:r>
        <w:r>
          <w:rPr>
            <w:rStyle w:val="Hyperlink"/>
          </w:rPr>
          <w:fldChar w:fldCharType="end"/>
        </w:r>
      </w:ins>
    </w:p>
    <w:p w14:paraId="7AB0A4B8" w14:textId="77777777" w:rsidR="008E522E" w:rsidRDefault="00000000">
      <w:pPr>
        <w:pStyle w:val="Bibliography"/>
      </w:pPr>
      <w:bookmarkStart w:id="1042" w:name="ref-oliver2016"/>
      <w:bookmarkEnd w:id="1040"/>
      <w:r>
        <w:t xml:space="preserve">Oliver, J. (2016). Scientific studies: Last Week Tonight with John Oliver. Retrieved from </w:t>
      </w:r>
      <w:hyperlink r:id="rId34">
        <w:r>
          <w:rPr>
            <w:rStyle w:val="Hyperlink"/>
          </w:rPr>
          <w:t>https://youtu.be/0Rnq1NpHdmw?si=6tIMWkEbOY47rhaE</w:t>
        </w:r>
      </w:hyperlink>
    </w:p>
    <w:p w14:paraId="65AC16DC" w14:textId="77777777" w:rsidR="008E522E" w:rsidRDefault="00000000">
      <w:pPr>
        <w:pStyle w:val="Bibliography"/>
      </w:pPr>
      <w:bookmarkStart w:id="1043" w:name="ref-open2023"/>
      <w:bookmarkEnd w:id="1042"/>
      <w:r>
        <w:t xml:space="preserve">Open Knowledge. (2023). The Open Definition. Retrieved from </w:t>
      </w:r>
      <w:hyperlink r:id="rId35">
        <w:r>
          <w:rPr>
            <w:rStyle w:val="Hyperlink"/>
          </w:rPr>
          <w:t>https://opendefinition.org</w:t>
        </w:r>
      </w:hyperlink>
    </w:p>
    <w:p w14:paraId="15F5E50B" w14:textId="77777777" w:rsidR="008E522E" w:rsidRDefault="00000000">
      <w:pPr>
        <w:pStyle w:val="Bibliography"/>
      </w:pPr>
      <w:bookmarkStart w:id="1044" w:name="ref-open2015estimating"/>
      <w:bookmarkEnd w:id="1043"/>
      <w:r>
        <w:t xml:space="preserve">Open Science Collaboration. (2015). Estimating the reproducibility of psychological science. </w:t>
      </w:r>
      <w:r>
        <w:rPr>
          <w:i/>
          <w:iCs/>
        </w:rPr>
        <w:t>Science</w:t>
      </w:r>
      <w:r>
        <w:t xml:space="preserve">, </w:t>
      </w:r>
      <w:r>
        <w:rPr>
          <w:i/>
          <w:iCs/>
        </w:rPr>
        <w:t>349</w:t>
      </w:r>
      <w:r>
        <w:t xml:space="preserve">(6251), aac4716. </w:t>
      </w:r>
      <w:hyperlink r:id="rId36">
        <w:r>
          <w:rPr>
            <w:rStyle w:val="Hyperlink"/>
          </w:rPr>
          <w:t>https://doi.org/10.1126/science.aac4716</w:t>
        </w:r>
      </w:hyperlink>
    </w:p>
    <w:p w14:paraId="156098C9" w14:textId="77777777" w:rsidR="008E522E" w:rsidRPr="00C41BB2" w:rsidRDefault="00000000">
      <w:pPr>
        <w:pStyle w:val="Bibliography"/>
        <w:rPr>
          <w:lang w:val="es-ES"/>
        </w:rPr>
      </w:pPr>
      <w:bookmarkStart w:id="1045" w:name="ref-parsons2022community"/>
      <w:bookmarkEnd w:id="1044"/>
      <w:r>
        <w:t xml:space="preserve">Parsons, S., Azevedo, F., Elsherif, M. M., Guay, S., Shahim, O. N., Govaart, G. H., et al.others. (2022). A community-sourced glossary of open scholarship terms. </w:t>
      </w:r>
      <w:r>
        <w:rPr>
          <w:i/>
          <w:iCs/>
        </w:rPr>
        <w:t>Nature Human Behaviour</w:t>
      </w:r>
      <w:r>
        <w:t xml:space="preserve">, </w:t>
      </w:r>
      <w:r>
        <w:rPr>
          <w:i/>
          <w:iCs/>
        </w:rPr>
        <w:t>6</w:t>
      </w:r>
      <w:r>
        <w:t xml:space="preserve">(3), 312–318. </w:t>
      </w:r>
      <w:hyperlink r:id="rId37">
        <w:r w:rsidRPr="00C41BB2">
          <w:rPr>
            <w:rStyle w:val="Hyperlink"/>
            <w:lang w:val="es-ES"/>
          </w:rPr>
          <w:t>https://doi.org/10.1038/s41562-021-01269-4</w:t>
        </w:r>
      </w:hyperlink>
    </w:p>
    <w:p w14:paraId="35D21CEE" w14:textId="77777777" w:rsidR="008E522E" w:rsidRDefault="00000000">
      <w:pPr>
        <w:pStyle w:val="Bibliography"/>
      </w:pPr>
      <w:bookmarkStart w:id="1046" w:name="ref-puebla_polka_rieger_2021"/>
      <w:bookmarkEnd w:id="1045"/>
      <w:r w:rsidRPr="00C41BB2">
        <w:rPr>
          <w:lang w:val="es-ES"/>
        </w:rPr>
        <w:t xml:space="preserve">Puebla, I., Polka, J., &amp; </w:t>
      </w:r>
      <w:proofErr w:type="spellStart"/>
      <w:r w:rsidRPr="00C41BB2">
        <w:rPr>
          <w:lang w:val="es-ES"/>
        </w:rPr>
        <w:t>Rieger</w:t>
      </w:r>
      <w:proofErr w:type="spellEnd"/>
      <w:r w:rsidRPr="00C41BB2">
        <w:rPr>
          <w:lang w:val="es-ES"/>
        </w:rPr>
        <w:t xml:space="preserve">, O. Y. (2021). </w:t>
      </w:r>
      <w:r>
        <w:rPr>
          <w:i/>
          <w:iCs/>
        </w:rPr>
        <w:t>Preprints: Their evolving role in science communication</w:t>
      </w:r>
      <w:r>
        <w:t xml:space="preserve">. MetaArXiv. </w:t>
      </w:r>
      <w:hyperlink r:id="rId38">
        <w:r>
          <w:rPr>
            <w:rStyle w:val="Hyperlink"/>
          </w:rPr>
          <w:t>https://doi.org/10.31222/osf.io/ezfsk</w:t>
        </w:r>
      </w:hyperlink>
    </w:p>
    <w:p w14:paraId="58AC9BFE" w14:textId="77777777" w:rsidR="008E522E" w:rsidRDefault="00000000">
      <w:pPr>
        <w:pStyle w:val="Bibliography"/>
      </w:pPr>
      <w:bookmarkStart w:id="1047" w:name="ref-quintana2020"/>
      <w:bookmarkEnd w:id="1046"/>
      <w:r>
        <w:lastRenderedPageBreak/>
        <w:t xml:space="preserve">Quintana, D. S. (2020). A synthetic dataset primer for the biobehavioural sciences to promote reproducibility and hypothesis generation. </w:t>
      </w:r>
      <w:r>
        <w:rPr>
          <w:i/>
          <w:iCs/>
        </w:rPr>
        <w:t>eLife</w:t>
      </w:r>
      <w:r>
        <w:t xml:space="preserve">, </w:t>
      </w:r>
      <w:r>
        <w:rPr>
          <w:i/>
          <w:iCs/>
        </w:rPr>
        <w:t>9</w:t>
      </w:r>
      <w:r>
        <w:t xml:space="preserve">, 1–12. </w:t>
      </w:r>
      <w:hyperlink r:id="rId39">
        <w:r>
          <w:rPr>
            <w:rStyle w:val="Hyperlink"/>
          </w:rPr>
          <w:t>https://doi.org/10.7554/eLife.53275</w:t>
        </w:r>
      </w:hyperlink>
    </w:p>
    <w:p w14:paraId="677C593F" w14:textId="77777777" w:rsidR="009D0C80" w:rsidRDefault="00000000">
      <w:pPr>
        <w:pStyle w:val="Bibliography"/>
        <w:rPr>
          <w:del w:id="1048" w:author="Microsoft Office User" w:date="2024-12-18T12:00:00Z"/>
        </w:rPr>
      </w:pPr>
      <w:bookmarkStart w:id="1049" w:name="ref-rieger2012sustainability"/>
      <w:del w:id="1050" w:author="Microsoft Office User" w:date="2024-12-18T12:00:00Z">
        <w:r>
          <w:delText xml:space="preserve">Rieger, O. Y. (2012). Sustainability: Scholarly repository as an enterprise. </w:delText>
        </w:r>
        <w:r>
          <w:rPr>
            <w:i/>
            <w:iCs/>
          </w:rPr>
          <w:delText>Bulletin of the American Society for Information Science and Technology</w:delText>
        </w:r>
        <w:r>
          <w:delText xml:space="preserve">, </w:delText>
        </w:r>
        <w:r>
          <w:rPr>
            <w:i/>
            <w:iCs/>
          </w:rPr>
          <w:delText>39</w:delText>
        </w:r>
        <w:r>
          <w:delText xml:space="preserve">(1), 27–31. </w:delText>
        </w:r>
        <w:r>
          <w:fldChar w:fldCharType="begin"/>
        </w:r>
        <w:r>
          <w:delInstrText>HYPERLINK "https://doi.org/10.1002/bult.2012.1720390110" \h</w:delInstrText>
        </w:r>
        <w:r>
          <w:fldChar w:fldCharType="separate"/>
        </w:r>
        <w:r>
          <w:rPr>
            <w:rStyle w:val="Hyperlink"/>
          </w:rPr>
          <w:delText>https://doi.org/10.1002/bult.2012.1720390110</w:delText>
        </w:r>
        <w:r>
          <w:rPr>
            <w:rStyle w:val="Hyperlink"/>
          </w:rPr>
          <w:fldChar w:fldCharType="end"/>
        </w:r>
      </w:del>
    </w:p>
    <w:p w14:paraId="70E94EB0" w14:textId="77777777" w:rsidR="008E522E" w:rsidRDefault="00000000">
      <w:pPr>
        <w:pStyle w:val="Bibliography"/>
        <w:rPr>
          <w:ins w:id="1051" w:author="Microsoft Office User" w:date="2024-12-18T12:00:00Z"/>
        </w:rPr>
      </w:pPr>
      <w:bookmarkStart w:id="1052" w:name="ref-roberts2020racial"/>
      <w:bookmarkEnd w:id="1047"/>
      <w:bookmarkEnd w:id="1049"/>
      <w:ins w:id="1053" w:author="Microsoft Office User" w:date="2024-12-18T12:00:00Z">
        <w:r>
          <w:t xml:space="preserve">Roberts, S. O., </w:t>
        </w:r>
        <w:proofErr w:type="spellStart"/>
        <w:r>
          <w:t>Bareket</w:t>
        </w:r>
        <w:proofErr w:type="spellEnd"/>
        <w:r>
          <w:t xml:space="preserve">-Shavit, C., </w:t>
        </w:r>
        <w:proofErr w:type="spellStart"/>
        <w:r>
          <w:t>Dollins</w:t>
        </w:r>
        <w:proofErr w:type="spellEnd"/>
        <w:r>
          <w:t xml:space="preserve">, F. A., Goldie, P. D., &amp; Mortenson, E. (2020). Racial inequality in psychological research: Trends of the past and recommendations for the future. </w:t>
        </w:r>
        <w:r>
          <w:rPr>
            <w:i/>
            <w:iCs/>
          </w:rPr>
          <w:t>Perspectives on Psychological Science</w:t>
        </w:r>
        <w:r>
          <w:t xml:space="preserve">, </w:t>
        </w:r>
        <w:r>
          <w:rPr>
            <w:i/>
            <w:iCs/>
          </w:rPr>
          <w:t>15</w:t>
        </w:r>
        <w:r>
          <w:t xml:space="preserve">(6), 1295–1309. </w:t>
        </w:r>
        <w:r>
          <w:fldChar w:fldCharType="begin"/>
        </w:r>
        <w:r>
          <w:instrText>HYPERLINK "https://doi.org/10.1177/1745691620927" \h</w:instrText>
        </w:r>
        <w:r>
          <w:fldChar w:fldCharType="separate"/>
        </w:r>
        <w:r>
          <w:rPr>
            <w:rStyle w:val="Hyperlink"/>
          </w:rPr>
          <w:t>https://doi.org/10.1177/1745691620927</w:t>
        </w:r>
        <w:r>
          <w:rPr>
            <w:rStyle w:val="Hyperlink"/>
          </w:rPr>
          <w:fldChar w:fldCharType="end"/>
        </w:r>
      </w:ins>
    </w:p>
    <w:p w14:paraId="417CB9F6" w14:textId="77777777" w:rsidR="008E522E" w:rsidRDefault="00000000">
      <w:pPr>
        <w:pStyle w:val="Bibliography"/>
      </w:pPr>
      <w:bookmarkStart w:id="1054" w:name="ref-roettger2021preregistration"/>
      <w:bookmarkEnd w:id="1052"/>
      <w:proofErr w:type="spellStart"/>
      <w:r>
        <w:t>Roettger</w:t>
      </w:r>
      <w:proofErr w:type="spellEnd"/>
      <w:r>
        <w:t xml:space="preserve">, T. B. (2021a). Preregistration in experimental linguistics: Applications, challenges, and limitations. </w:t>
      </w:r>
      <w:r>
        <w:rPr>
          <w:i/>
          <w:iCs/>
        </w:rPr>
        <w:t>Linguistics</w:t>
      </w:r>
      <w:r>
        <w:t xml:space="preserve">, </w:t>
      </w:r>
      <w:r>
        <w:rPr>
          <w:i/>
          <w:iCs/>
        </w:rPr>
        <w:t>59</w:t>
      </w:r>
      <w:r>
        <w:t xml:space="preserve">(5), 1227–1249. </w:t>
      </w:r>
      <w:hyperlink r:id="rId40">
        <w:r>
          <w:rPr>
            <w:rStyle w:val="Hyperlink"/>
          </w:rPr>
          <w:t>https://doi.org/10.1515/ling-2019-0048</w:t>
        </w:r>
      </w:hyperlink>
    </w:p>
    <w:p w14:paraId="68F6EE4D" w14:textId="77777777" w:rsidR="008E522E" w:rsidRDefault="00000000">
      <w:pPr>
        <w:pStyle w:val="Bibliography"/>
      </w:pPr>
      <w:bookmarkStart w:id="1055" w:name="ref-roettger2021"/>
      <w:bookmarkEnd w:id="1054"/>
      <w:r>
        <w:t xml:space="preserve">Roettger, T. B. (2021b). Toward transparent and reproducible speech sciences. </w:t>
      </w:r>
      <w:r>
        <w:rPr>
          <w:i/>
          <w:iCs/>
        </w:rPr>
        <w:t>Séminaires de Recherches En Phonétique Et Phonologie, CNRS, Paris</w:t>
      </w:r>
      <w:r>
        <w:t>.</w:t>
      </w:r>
    </w:p>
    <w:p w14:paraId="6420FB4E" w14:textId="77777777" w:rsidR="008E522E" w:rsidRDefault="00000000">
      <w:pPr>
        <w:pStyle w:val="Bibliography"/>
      </w:pPr>
      <w:bookmarkStart w:id="1056" w:name="ref-rowe2014"/>
      <w:bookmarkEnd w:id="1055"/>
      <w:r>
        <w:t xml:space="preserve">Rowe, W. E. (2014). Positionality. In D. Coghlan &amp; M. Brydon-Miller (Eds.), </w:t>
      </w:r>
      <w:r>
        <w:rPr>
          <w:i/>
          <w:iCs/>
        </w:rPr>
        <w:t>The SAGE encyclopedia of action research</w:t>
      </w:r>
      <w:r>
        <w:t xml:space="preserve"> (pp. 627–628). Sage.</w:t>
      </w:r>
    </w:p>
    <w:p w14:paraId="6055B86D" w14:textId="77777777" w:rsidR="008E522E" w:rsidRDefault="00000000">
      <w:pPr>
        <w:pStyle w:val="Bibliography"/>
      </w:pPr>
      <w:bookmarkStart w:id="1057" w:name="ref-savolainen2023positionality"/>
      <w:bookmarkEnd w:id="1056"/>
      <w:r>
        <w:t xml:space="preserve">Savolainen, J., Casey, P. J., McBrayer, J. P., &amp; Schwerdtle, P. N. (2023). Positionality and its problems: Questioning the value of reflexivity statements in research. </w:t>
      </w:r>
      <w:r>
        <w:rPr>
          <w:i/>
          <w:iCs/>
        </w:rPr>
        <w:t>Perspectives on Psychological Science</w:t>
      </w:r>
      <w:r>
        <w:t xml:space="preserve">, </w:t>
      </w:r>
      <w:r>
        <w:rPr>
          <w:i/>
          <w:iCs/>
        </w:rPr>
        <w:t>18</w:t>
      </w:r>
      <w:r>
        <w:t xml:space="preserve">, 1331–1338. </w:t>
      </w:r>
      <w:hyperlink r:id="rId41">
        <w:r>
          <w:rPr>
            <w:rStyle w:val="Hyperlink"/>
          </w:rPr>
          <w:t>https://doi.org/10.1177/17456916221144988</w:t>
        </w:r>
      </w:hyperlink>
    </w:p>
    <w:p w14:paraId="53910650" w14:textId="77777777" w:rsidR="008E522E" w:rsidRDefault="00000000">
      <w:pPr>
        <w:pStyle w:val="Bibliography"/>
      </w:pPr>
      <w:bookmarkStart w:id="1058" w:name="ref-simmons2011false"/>
      <w:bookmarkEnd w:id="1057"/>
      <w:r>
        <w:t xml:space="preserve">Simmons, J. P., Nelson, L. D., &amp; Simonsohn, U. (2011). False-positive psychology: Undisclosed flexibility in data collection and analysis allows presenting anything as significant. </w:t>
      </w:r>
      <w:r>
        <w:rPr>
          <w:i/>
          <w:iCs/>
        </w:rPr>
        <w:t>Psychological Science</w:t>
      </w:r>
      <w:r>
        <w:t xml:space="preserve">, </w:t>
      </w:r>
      <w:r>
        <w:rPr>
          <w:i/>
          <w:iCs/>
        </w:rPr>
        <w:t>22</w:t>
      </w:r>
      <w:r>
        <w:t xml:space="preserve">(11), 1359–1366. </w:t>
      </w:r>
      <w:hyperlink r:id="rId42">
        <w:r>
          <w:rPr>
            <w:rStyle w:val="Hyperlink"/>
          </w:rPr>
          <w:t>https://doi.org/10.1177/0956797611417632</w:t>
        </w:r>
      </w:hyperlink>
    </w:p>
    <w:p w14:paraId="7DAC074C" w14:textId="77777777" w:rsidR="008E522E" w:rsidRDefault="00000000">
      <w:pPr>
        <w:pStyle w:val="Bibliography"/>
        <w:rPr>
          <w:ins w:id="1059" w:author="Microsoft Office User" w:date="2024-12-18T12:00:00Z"/>
        </w:rPr>
      </w:pPr>
      <w:bookmarkStart w:id="1060" w:name="ref-singh2023global"/>
      <w:bookmarkEnd w:id="1058"/>
      <w:ins w:id="1061" w:author="Microsoft Office User" w:date="2024-12-18T12:00:00Z">
        <w:r>
          <w:t xml:space="preserve">Singh, L., Killen, M., &amp; Smetana, J. G. (2023). Global science requires greater equity, diversity, and cultural precision. </w:t>
        </w:r>
        <w:r>
          <w:rPr>
            <w:i/>
            <w:iCs/>
          </w:rPr>
          <w:t>APS Observer</w:t>
        </w:r>
        <w:r>
          <w:t xml:space="preserve">, </w:t>
        </w:r>
        <w:r>
          <w:rPr>
            <w:i/>
            <w:iCs/>
          </w:rPr>
          <w:t>36</w:t>
        </w:r>
        <w:r>
          <w:t xml:space="preserve">. Retrieved from </w:t>
        </w:r>
        <w:r>
          <w:fldChar w:fldCharType="begin"/>
        </w:r>
        <w:r>
          <w:instrText>HYPERLINK "https://www.psychologicalscience.org/observer/gs-equity-diversity-cultural-precision" \h</w:instrText>
        </w:r>
        <w:r>
          <w:fldChar w:fldCharType="separate"/>
        </w:r>
        <w:r>
          <w:rPr>
            <w:rStyle w:val="Hyperlink"/>
          </w:rPr>
          <w:t>https://www.psychologicalscience.org/observer/gs-equity-diversity-cultural-precision</w:t>
        </w:r>
        <w:r>
          <w:rPr>
            <w:rStyle w:val="Hyperlink"/>
          </w:rPr>
          <w:fldChar w:fldCharType="end"/>
        </w:r>
      </w:ins>
    </w:p>
    <w:p w14:paraId="4BA0DF73" w14:textId="77777777" w:rsidR="008E522E" w:rsidRDefault="00000000">
      <w:pPr>
        <w:pStyle w:val="Bibliography"/>
      </w:pPr>
      <w:bookmarkStart w:id="1062" w:name="ref-spellman2017open"/>
      <w:bookmarkEnd w:id="1060"/>
      <w:r>
        <w:t xml:space="preserve">Spellman, B., Gilbert, E., &amp; Corker, K. S. (2017). </w:t>
      </w:r>
      <w:r>
        <w:rPr>
          <w:i/>
          <w:iCs/>
        </w:rPr>
        <w:t>Open science: What, why, and how</w:t>
      </w:r>
      <w:r>
        <w:t xml:space="preserve">. </w:t>
      </w:r>
      <w:hyperlink r:id="rId43">
        <w:r>
          <w:rPr>
            <w:rStyle w:val="Hyperlink"/>
          </w:rPr>
          <w:t>https://doi.org/10.31234/osf.io/ak6jr</w:t>
        </w:r>
      </w:hyperlink>
    </w:p>
    <w:p w14:paraId="75A92DE5" w14:textId="77777777" w:rsidR="008E522E" w:rsidRDefault="00000000">
      <w:pPr>
        <w:pStyle w:val="Bibliography"/>
      </w:pPr>
      <w:bookmarkStart w:id="1063" w:name="ref-steltenpohl_video"/>
      <w:bookmarkEnd w:id="1062"/>
      <w:r>
        <w:t xml:space="preserve">Steltenpohl, C., Hudson, S., &amp; Klement, K. (2022). How to begin writing a positionality statement. Retrieved from </w:t>
      </w:r>
      <w:hyperlink r:id="rId44">
        <w:r>
          <w:rPr>
            <w:rStyle w:val="Hyperlink"/>
          </w:rPr>
          <w:t>https://vimeo.com/675236573/741e24aab7</w:t>
        </w:r>
      </w:hyperlink>
    </w:p>
    <w:p w14:paraId="76529257" w14:textId="77777777" w:rsidR="008E522E" w:rsidRDefault="00000000">
      <w:pPr>
        <w:pStyle w:val="Bibliography"/>
        <w:rPr>
          <w:ins w:id="1064" w:author="Microsoft Office User" w:date="2024-12-18T12:00:00Z"/>
        </w:rPr>
      </w:pPr>
      <w:bookmarkStart w:id="1065" w:name="ref-stieglitz2020researchers"/>
      <w:bookmarkEnd w:id="1063"/>
      <w:ins w:id="1066" w:author="Microsoft Office User" w:date="2024-12-18T12:00:00Z">
        <w:r>
          <w:t xml:space="preserve">Stieglitz, S., Wilms, K., </w:t>
        </w:r>
        <w:proofErr w:type="spellStart"/>
        <w:r>
          <w:t>Mirbabaie</w:t>
        </w:r>
        <w:proofErr w:type="spellEnd"/>
        <w:r>
          <w:t xml:space="preserve">, M., </w:t>
        </w:r>
        <w:proofErr w:type="spellStart"/>
        <w:r>
          <w:t>Hofeditz</w:t>
        </w:r>
        <w:proofErr w:type="spellEnd"/>
        <w:r>
          <w:t xml:space="preserve">, L., </w:t>
        </w:r>
        <w:proofErr w:type="spellStart"/>
        <w:r>
          <w:t>Brenger</w:t>
        </w:r>
        <w:proofErr w:type="spellEnd"/>
        <w:r>
          <w:t xml:space="preserve">, B., </w:t>
        </w:r>
        <w:proofErr w:type="spellStart"/>
        <w:r>
          <w:t>L’opez</w:t>
        </w:r>
        <w:proofErr w:type="spellEnd"/>
        <w:r>
          <w:t xml:space="preserve">, A., &amp; </w:t>
        </w:r>
        <w:proofErr w:type="spellStart"/>
        <w:r>
          <w:t>Rehwald</w:t>
        </w:r>
        <w:proofErr w:type="spellEnd"/>
        <w:r>
          <w:t xml:space="preserve">, S. (2020). When are researchers willing to share their </w:t>
        </w:r>
        <w:proofErr w:type="gramStart"/>
        <w:r>
          <w:t>data?–</w:t>
        </w:r>
        <w:proofErr w:type="gramEnd"/>
        <w:r>
          <w:t xml:space="preserve">Impacts of values and uncertainty on open data in academia. </w:t>
        </w:r>
        <w:proofErr w:type="spellStart"/>
        <w:r>
          <w:rPr>
            <w:i/>
            <w:iCs/>
          </w:rPr>
          <w:t>PLoS</w:t>
        </w:r>
        <w:proofErr w:type="spellEnd"/>
        <w:r>
          <w:rPr>
            <w:i/>
            <w:iCs/>
          </w:rPr>
          <w:t xml:space="preserve"> One</w:t>
        </w:r>
        <w:r>
          <w:t xml:space="preserve">, </w:t>
        </w:r>
        <w:r>
          <w:rPr>
            <w:i/>
            <w:iCs/>
          </w:rPr>
          <w:t>15</w:t>
        </w:r>
        <w:r>
          <w:t xml:space="preserve">(7), 1–20. </w:t>
        </w:r>
        <w:r>
          <w:fldChar w:fldCharType="begin"/>
        </w:r>
        <w:r>
          <w:instrText>HYPERLINK "https://doi.org/10.1371/journal.pone.0234172" \h</w:instrText>
        </w:r>
        <w:r>
          <w:fldChar w:fldCharType="separate"/>
        </w:r>
        <w:r>
          <w:rPr>
            <w:rStyle w:val="Hyperlink"/>
          </w:rPr>
          <w:t>https://doi.org/10.1371/journal.pone.0234172</w:t>
        </w:r>
        <w:r>
          <w:rPr>
            <w:rStyle w:val="Hyperlink"/>
          </w:rPr>
          <w:fldChar w:fldCharType="end"/>
        </w:r>
      </w:ins>
    </w:p>
    <w:p w14:paraId="58C50007" w14:textId="77777777" w:rsidR="008E522E" w:rsidRDefault="00000000">
      <w:pPr>
        <w:pStyle w:val="Bibliography"/>
        <w:rPr>
          <w:ins w:id="1067" w:author="Microsoft Office User" w:date="2024-12-18T12:00:00Z"/>
        </w:rPr>
      </w:pPr>
      <w:bookmarkStart w:id="1068" w:name="ref-tsikewa2021reimagining"/>
      <w:bookmarkEnd w:id="1065"/>
      <w:proofErr w:type="spellStart"/>
      <w:ins w:id="1069" w:author="Microsoft Office User" w:date="2024-12-18T12:00:00Z">
        <w:r>
          <w:t>Tsikewa</w:t>
        </w:r>
        <w:proofErr w:type="spellEnd"/>
        <w:r>
          <w:t xml:space="preserve">, A. (2021). Reimagining the current praxis of field linguistics training: Decolonial considerations. </w:t>
        </w:r>
        <w:r>
          <w:rPr>
            <w:i/>
            <w:iCs/>
          </w:rPr>
          <w:t>Language</w:t>
        </w:r>
        <w:r>
          <w:t xml:space="preserve">, </w:t>
        </w:r>
        <w:r>
          <w:rPr>
            <w:i/>
            <w:iCs/>
          </w:rPr>
          <w:t>97</w:t>
        </w:r>
        <w:r>
          <w:t xml:space="preserve">(4), e293–e319. </w:t>
        </w:r>
        <w:r>
          <w:fldChar w:fldCharType="begin"/>
        </w:r>
        <w:r>
          <w:instrText>HYPERLINK "https://doi.org/10.1353/lan.2021.0072" \h</w:instrText>
        </w:r>
        <w:r>
          <w:fldChar w:fldCharType="separate"/>
        </w:r>
        <w:r>
          <w:rPr>
            <w:rStyle w:val="Hyperlink"/>
          </w:rPr>
          <w:t>https://doi.org/10.1353/lan.2021.0072</w:t>
        </w:r>
        <w:r>
          <w:rPr>
            <w:rStyle w:val="Hyperlink"/>
          </w:rPr>
          <w:fldChar w:fldCharType="end"/>
        </w:r>
      </w:ins>
    </w:p>
    <w:p w14:paraId="189EE017" w14:textId="77777777" w:rsidR="008E522E" w:rsidRDefault="00000000">
      <w:pPr>
        <w:pStyle w:val="Bibliography"/>
      </w:pPr>
      <w:bookmarkStart w:id="1070" w:name="ref-renv2023"/>
      <w:bookmarkEnd w:id="1068"/>
      <w:proofErr w:type="spellStart"/>
      <w:r>
        <w:t>Ushey</w:t>
      </w:r>
      <w:proofErr w:type="spellEnd"/>
      <w:r>
        <w:t xml:space="preserve">, K., &amp; Wickham, H. (2023). </w:t>
      </w:r>
      <w:r>
        <w:rPr>
          <w:i/>
          <w:iCs/>
        </w:rPr>
        <w:t>Renv: Project Environments</w:t>
      </w:r>
      <w:r>
        <w:t xml:space="preserve">. Retrieved from </w:t>
      </w:r>
      <w:hyperlink r:id="rId45">
        <w:r>
          <w:rPr>
            <w:rStyle w:val="Hyperlink"/>
          </w:rPr>
          <w:t>https://CRAN.R-project.org/package=renv</w:t>
        </w:r>
      </w:hyperlink>
    </w:p>
    <w:p w14:paraId="22079A24" w14:textId="77777777" w:rsidR="008E522E" w:rsidRDefault="00000000">
      <w:pPr>
        <w:pStyle w:val="Bibliography"/>
      </w:pPr>
      <w:bookmarkStart w:id="1071" w:name="ref-baeseberk_2023"/>
      <w:bookmarkEnd w:id="1070"/>
      <w:r>
        <w:t xml:space="preserve">Weissler, R., Drake, S., Kampf, K., Diantoro, C., Foster, K., Kirkpatrick, A., … Baese-Berk, M. M. (2023). Speech perception and production lab: Positionality statements. Retrieved from </w:t>
      </w:r>
      <w:hyperlink r:id="rId46">
        <w:r>
          <w:rPr>
            <w:rStyle w:val="Hyperlink"/>
          </w:rPr>
          <w:t>https://www.speechperceptionproductionlab.com/positionalitystatments</w:t>
        </w:r>
      </w:hyperlink>
    </w:p>
    <w:p w14:paraId="18B10B02" w14:textId="77777777" w:rsidR="008E522E" w:rsidRDefault="00000000">
      <w:pPr>
        <w:pStyle w:val="Bibliography"/>
      </w:pPr>
      <w:bookmarkStart w:id="1072" w:name="ref-wicherts2006poor"/>
      <w:bookmarkEnd w:id="1071"/>
      <w:r>
        <w:lastRenderedPageBreak/>
        <w:t xml:space="preserve">Wicherts, J. M., Borsboom, D., Kats, J., &amp; Molenaar, D. (2006). The poor availability of psychological research data for reanalysis. </w:t>
      </w:r>
      <w:r>
        <w:rPr>
          <w:i/>
          <w:iCs/>
        </w:rPr>
        <w:t>American Psychologist</w:t>
      </w:r>
      <w:r>
        <w:t xml:space="preserve">, </w:t>
      </w:r>
      <w:r>
        <w:rPr>
          <w:i/>
          <w:iCs/>
        </w:rPr>
        <w:t>61</w:t>
      </w:r>
      <w:r>
        <w:t xml:space="preserve">(7), 726. </w:t>
      </w:r>
      <w:hyperlink r:id="rId47">
        <w:r>
          <w:rPr>
            <w:rStyle w:val="Hyperlink"/>
          </w:rPr>
          <w:t>https://doi.org/10.1037/0003-066X.61.7.726</w:t>
        </w:r>
      </w:hyperlink>
    </w:p>
    <w:p w14:paraId="5AFFFA7B" w14:textId="2878A9EB" w:rsidR="008E522E" w:rsidRDefault="00000000">
      <w:pPr>
        <w:pStyle w:val="Bibliography"/>
        <w:rPr>
          <w:ins w:id="1073" w:author="Microsoft Office User" w:date="2024-12-18T12:00:00Z"/>
        </w:rPr>
      </w:pPr>
      <w:bookmarkStart w:id="1074" w:name="ref-wicherts2016"/>
      <w:bookmarkEnd w:id="1072"/>
      <w:del w:id="1075" w:author="Microsoft Office User" w:date="2024-12-18T12:00:00Z">
        <w:r>
          <w:delText>Xie,</w:delText>
        </w:r>
      </w:del>
      <w:proofErr w:type="spellStart"/>
      <w:ins w:id="1076" w:author="Microsoft Office User" w:date="2024-12-18T12:00:00Z">
        <w:r>
          <w:t>Wicherts</w:t>
        </w:r>
        <w:proofErr w:type="spellEnd"/>
        <w:r>
          <w:t xml:space="preserve">, J. M., </w:t>
        </w:r>
        <w:proofErr w:type="spellStart"/>
        <w:r>
          <w:t>Veldkamp</w:t>
        </w:r>
        <w:proofErr w:type="spellEnd"/>
        <w:r>
          <w:t xml:space="preserve">, C. L., </w:t>
        </w:r>
        <w:proofErr w:type="spellStart"/>
        <w:r>
          <w:t>Augusteijn</w:t>
        </w:r>
        <w:proofErr w:type="spellEnd"/>
        <w:r>
          <w:t xml:space="preserve">, H. E., Bakker, M., </w:t>
        </w:r>
        <w:proofErr w:type="spellStart"/>
        <w:r>
          <w:t>Aaert</w:t>
        </w:r>
        <w:proofErr w:type="spellEnd"/>
        <w:r>
          <w:t xml:space="preserve">, R. C. van, &amp; Assen, M. A. van. (2016). Degrees of freedom in planning, running, analyzing, and reporting psychological studies: A checklist to avoid </w:t>
        </w:r>
        <w:r>
          <w:rPr>
            <w:i/>
            <w:iCs/>
          </w:rPr>
          <w:t>p</w:t>
        </w:r>
        <w:r>
          <w:t xml:space="preserve">-hacking. </w:t>
        </w:r>
        <w:r>
          <w:rPr>
            <w:i/>
            <w:iCs/>
          </w:rPr>
          <w:t>Frontiers in Psychology</w:t>
        </w:r>
        <w:r>
          <w:t xml:space="preserve">, </w:t>
        </w:r>
        <w:r>
          <w:rPr>
            <w:i/>
            <w:iCs/>
          </w:rPr>
          <w:t>7</w:t>
        </w:r>
        <w:r>
          <w:t xml:space="preserve">, 1–12. </w:t>
        </w:r>
        <w:r>
          <w:fldChar w:fldCharType="begin"/>
        </w:r>
        <w:r>
          <w:instrText>HYPERLINK "https://doi.org/10.3389/fpsyg.2016.01832" \h</w:instrText>
        </w:r>
        <w:r>
          <w:fldChar w:fldCharType="separate"/>
        </w:r>
        <w:r>
          <w:rPr>
            <w:rStyle w:val="Hyperlink"/>
          </w:rPr>
          <w:t>https://doi.org/10.3389/fpsyg.2016.01832</w:t>
        </w:r>
        <w:r>
          <w:rPr>
            <w:rStyle w:val="Hyperlink"/>
          </w:rPr>
          <w:fldChar w:fldCharType="end"/>
        </w:r>
      </w:ins>
    </w:p>
    <w:p w14:paraId="0DA4890C" w14:textId="77777777" w:rsidR="009D0C80" w:rsidRDefault="00000000">
      <w:pPr>
        <w:pStyle w:val="Bibliography"/>
        <w:rPr>
          <w:del w:id="1077" w:author="Microsoft Office User" w:date="2024-12-18T12:00:00Z"/>
        </w:rPr>
      </w:pPr>
      <w:moveFromRangeStart w:id="1078" w:author="Microsoft Office User" w:date="2024-12-18T12:00:00Z" w:name="move185415646"/>
      <w:moveFrom w:id="1079" w:author="Microsoft Office User" w:date="2024-12-18T12:00:00Z">
        <w:r>
          <w:t xml:space="preserve"> Y. </w:t>
        </w:r>
      </w:moveFrom>
      <w:moveFromRangeEnd w:id="1078"/>
      <w:del w:id="1080" w:author="Microsoft Office User" w:date="2024-12-18T12:00:00Z">
        <w:r>
          <w:delText xml:space="preserve">(2014). Knitr: A comprehensive tool for reproducible research in R. In V. Stodden, F. Leisch, &amp; R. D. Peng (Eds.), </w:delText>
        </w:r>
        <w:r>
          <w:rPr>
            <w:i/>
            <w:iCs/>
          </w:rPr>
          <w:delText>Implementing reproducible computational research</w:delText>
        </w:r>
        <w:r>
          <w:delText>. Chapman; Hall/CRC.</w:delText>
        </w:r>
      </w:del>
    </w:p>
    <w:p w14:paraId="293927B6" w14:textId="7C2A45CE" w:rsidR="008E522E" w:rsidRDefault="00000000">
      <w:pPr>
        <w:pStyle w:val="Bibliography"/>
      </w:pPr>
      <w:bookmarkStart w:id="1081" w:name="ref-knitr2015"/>
      <w:bookmarkEnd w:id="1074"/>
      <w:proofErr w:type="spellStart"/>
      <w:r>
        <w:t>Xie</w:t>
      </w:r>
      <w:proofErr w:type="spellEnd"/>
      <w:r>
        <w:t xml:space="preserve">, Y. (2015). </w:t>
      </w:r>
      <w:r>
        <w:rPr>
          <w:i/>
          <w:iCs/>
        </w:rPr>
        <w:t>Dynamic documents with R and knitr</w:t>
      </w:r>
      <w:r>
        <w:t xml:space="preserve"> (2nd ed.). Boca Raton, Florida: Chapman; Hall/CRC. Retrieved from </w:t>
      </w:r>
      <w:hyperlink r:id="rId48">
        <w:r>
          <w:rPr>
            <w:rStyle w:val="Hyperlink"/>
          </w:rPr>
          <w:t>https://yihui.org/knitr/</w:t>
        </w:r>
      </w:hyperlink>
    </w:p>
    <w:p w14:paraId="10B54198" w14:textId="77777777" w:rsidR="008E522E" w:rsidRDefault="00000000">
      <w:pPr>
        <w:pStyle w:val="Bibliography"/>
        <w:rPr>
          <w:ins w:id="1082" w:author="Microsoft Office User" w:date="2024-12-18T12:00:00Z"/>
        </w:rPr>
      </w:pPr>
      <w:bookmarkStart w:id="1083" w:name="ref-knitr2023"/>
      <w:bookmarkEnd w:id="1081"/>
      <w:r>
        <w:t xml:space="preserve">Xie, Y. (2023). </w:t>
      </w:r>
      <w:r>
        <w:rPr>
          <w:i/>
          <w:iCs/>
        </w:rPr>
        <w:t>Knitr: A general-purpose package for dynamic report generation in r</w:t>
      </w:r>
      <w:r>
        <w:t xml:space="preserve">. Retrieved from </w:t>
      </w:r>
      <w:hyperlink r:id="rId49">
        <w:r>
          <w:rPr>
            <w:rStyle w:val="Hyperlink"/>
          </w:rPr>
          <w:t>https://yihui.org/knitr/</w:t>
        </w:r>
      </w:hyperlink>
    </w:p>
    <w:bookmarkEnd w:id="918"/>
    <w:bookmarkEnd w:id="1083"/>
    <w:p w14:paraId="14A21AD8" w14:textId="77777777" w:rsidR="008E522E" w:rsidRDefault="00000000">
      <w:pPr>
        <w:rPr>
          <w:ins w:id="1084" w:author="Microsoft Office User" w:date="2024-12-18T12:00:00Z"/>
        </w:rPr>
      </w:pPr>
      <w:ins w:id="1085" w:author="Microsoft Office User" w:date="2024-12-18T12:00:00Z">
        <w:r>
          <w:br w:type="page"/>
        </w:r>
      </w:ins>
    </w:p>
    <w:p w14:paraId="29EC93E8" w14:textId="77777777" w:rsidR="008E522E" w:rsidRDefault="00000000">
      <w:pPr>
        <w:pStyle w:val="Heading1"/>
        <w:rPr>
          <w:ins w:id="1086" w:author="Microsoft Office User" w:date="2024-12-18T12:00:00Z"/>
        </w:rPr>
      </w:pPr>
      <w:bookmarkStart w:id="1087" w:name="supplementary-materials"/>
      <w:bookmarkEnd w:id="915"/>
      <w:ins w:id="1088" w:author="Microsoft Office User" w:date="2024-12-18T12:00:00Z">
        <w:r>
          <w:lastRenderedPageBreak/>
          <w:t>Supplementary materials</w:t>
        </w:r>
      </w:ins>
    </w:p>
    <w:p w14:paraId="73F2F109" w14:textId="77777777" w:rsidR="008E522E" w:rsidRDefault="00000000">
      <w:pPr>
        <w:pStyle w:val="Heading2"/>
        <w:rPr>
          <w:ins w:id="1089" w:author="Microsoft Office User" w:date="2024-12-18T12:00:00Z"/>
        </w:rPr>
      </w:pPr>
      <w:bookmarkStart w:id="1090" w:name="author-contributions"/>
      <w:ins w:id="1091" w:author="Microsoft Office User" w:date="2024-12-18T12:00:00Z">
        <w:r>
          <w:t>Author contributions</w:t>
        </w:r>
      </w:ins>
    </w:p>
    <w:tbl>
      <w:tblPr>
        <w:tblStyle w:val="Table"/>
        <w:tblW w:w="5000" w:type="pct"/>
        <w:tblLayout w:type="fixed"/>
        <w:tblLook w:val="0000" w:firstRow="0" w:lastRow="0" w:firstColumn="0" w:lastColumn="0" w:noHBand="0" w:noVBand="0"/>
      </w:tblPr>
      <w:tblGrid>
        <w:gridCol w:w="9360"/>
      </w:tblGrid>
      <w:tr w:rsidR="008E522E" w14:paraId="2E9B569B" w14:textId="77777777">
        <w:trPr>
          <w:ins w:id="1092" w:author="Microsoft Office User" w:date="2024-12-18T12:00:00Z"/>
        </w:trPr>
        <w:tc>
          <w:tcPr>
            <w:tcW w:w="7920" w:type="dxa"/>
          </w:tcPr>
          <w:p w14:paraId="4A15EA98" w14:textId="77777777" w:rsidR="008E522E" w:rsidRDefault="00000000">
            <w:pPr>
              <w:pStyle w:val="Compact"/>
              <w:jc w:val="center"/>
              <w:rPr>
                <w:ins w:id="1093" w:author="Microsoft Office User" w:date="2024-12-18T12:00:00Z"/>
              </w:rPr>
            </w:pPr>
            <w:bookmarkStart w:id="1094" w:name="fig-credit"/>
            <w:ins w:id="1095" w:author="Microsoft Office User" w:date="2024-12-18T12:00:00Z">
              <w:r>
                <w:rPr>
                  <w:noProof/>
                </w:rPr>
                <w:drawing>
                  <wp:inline distT="0" distB="0" distL="0" distR="0" wp14:anchorId="15B721EE" wp14:editId="2D9D6AE6">
                    <wp:extent cx="5943600" cy="2674620"/>
                    <wp:effectExtent l="0" t="0" r="0" b="0"/>
                    <wp:docPr id="217" name="Picture"/>
                    <wp:cNvGraphicFramePr/>
                    <a:graphic xmlns:a="http://schemas.openxmlformats.org/drawingml/2006/main">
                      <a:graphicData uri="http://schemas.openxmlformats.org/drawingml/2006/picture">
                        <pic:pic xmlns:pic="http://schemas.openxmlformats.org/drawingml/2006/picture">
                          <pic:nvPicPr>
                            <pic:cNvPr id="218" name="Picture" descr="./figs/credit/fig-credit-1.png"/>
                            <pic:cNvPicPr>
                              <a:picLocks noChangeAspect="1" noChangeArrowheads="1"/>
                            </pic:cNvPicPr>
                          </pic:nvPicPr>
                          <pic:blipFill>
                            <a:blip r:embed="rId50"/>
                            <a:stretch>
                              <a:fillRect/>
                            </a:stretch>
                          </pic:blipFill>
                          <pic:spPr bwMode="auto">
                            <a:xfrm>
                              <a:off x="0" y="0"/>
                              <a:ext cx="5943600" cy="2674620"/>
                            </a:xfrm>
                            <a:prstGeom prst="rect">
                              <a:avLst/>
                            </a:prstGeom>
                            <a:noFill/>
                            <a:ln w="9525">
                              <a:noFill/>
                              <a:headEnd/>
                              <a:tailEnd/>
                            </a:ln>
                          </pic:spPr>
                        </pic:pic>
                      </a:graphicData>
                    </a:graphic>
                  </wp:inline>
                </w:drawing>
              </w:r>
            </w:ins>
          </w:p>
          <w:p w14:paraId="45D59AAA" w14:textId="77777777" w:rsidR="008E522E" w:rsidRDefault="00000000">
            <w:pPr>
              <w:pStyle w:val="ImageCaption"/>
              <w:spacing w:before="200"/>
              <w:rPr>
                <w:ins w:id="1096" w:author="Microsoft Office User" w:date="2024-12-18T12:00:00Z"/>
              </w:rPr>
            </w:pPr>
            <w:ins w:id="1097" w:author="Microsoft Office User" w:date="2024-12-18T12:00:00Z">
              <w:r>
                <w:t xml:space="preserve">Figure 5: Author contributions according to the </w:t>
              </w:r>
              <w:proofErr w:type="spellStart"/>
              <w:r>
                <w:t>CRediT</w:t>
              </w:r>
              <w:proofErr w:type="spellEnd"/>
              <w:r>
                <w:t xml:space="preserve"> author roles taxonomy. Contributions are indicated as being substantial (dark diamonds) or moderate (light diamonds).</w:t>
              </w:r>
            </w:ins>
          </w:p>
        </w:tc>
        <w:bookmarkEnd w:id="1094"/>
      </w:tr>
    </w:tbl>
    <w:p w14:paraId="185652E6" w14:textId="77777777" w:rsidR="008E522E" w:rsidRDefault="00000000" w:rsidP="0058511C">
      <w:pPr>
        <w:pStyle w:val="BodyText"/>
        <w:spacing w:line="240" w:lineRule="auto"/>
        <w:ind w:firstLine="0"/>
        <w:rPr>
          <w:ins w:id="1098" w:author="Microsoft Office User" w:date="2024-12-18T12:00:00Z"/>
        </w:rPr>
      </w:pPr>
      <w:ins w:id="1099" w:author="Microsoft Office User" w:date="2024-12-18T12:00:00Z">
        <w:r>
          <w:t>The authors made the following contributions: 001: Conceptualization, Data curation, Formal Analysis, Funding acquisition, Investigation, Methodology, Project administration, Resources, Software, Supervision, Validation, Visualization, Writing - original draft, Writing - review &amp; editing; 002: Conceptualization, Writing - original draft, Writing - review &amp; editing; 003: Conceptualization, Data curation, Project administration, Writing - original draft, Writing - review &amp; editing; 004: Conceptualization, Project administration, Writing - original draft, Writing - review &amp; editing; 005: Writing - original draft, Writing - review &amp; editing; 006: Writing - original draft; 007: Writing - original draft; 008: Writing - original draft; 009: Writing - original draft; 010: Writing - original draft; 011: Writing - original draft; 012: Writing - original draft; 013: Conceptualization, Writing - original draft, Writing - review &amp; editing; 014: Conceptualization, Project administration, Writing - original draft, Writing - review &amp; editing; 015: Writing - review &amp; editing; 016: Conceptualization, Writing - review &amp; editing.</w:t>
        </w:r>
      </w:ins>
    </w:p>
    <w:p w14:paraId="42B70C2F" w14:textId="77777777" w:rsidR="008E522E" w:rsidRDefault="00000000">
      <w:pPr>
        <w:rPr>
          <w:ins w:id="1100" w:author="Microsoft Office User" w:date="2024-12-18T12:00:00Z"/>
        </w:rPr>
      </w:pPr>
      <w:ins w:id="1101" w:author="Microsoft Office User" w:date="2024-12-18T12:00:00Z">
        <w:r>
          <w:br w:type="page"/>
        </w:r>
      </w:ins>
    </w:p>
    <w:p w14:paraId="035B3D9F" w14:textId="77777777" w:rsidR="008E522E" w:rsidRDefault="00000000">
      <w:pPr>
        <w:pStyle w:val="Heading2"/>
        <w:rPr>
          <w:ins w:id="1102" w:author="Microsoft Office User" w:date="2024-12-18T12:00:00Z"/>
        </w:rPr>
      </w:pPr>
      <w:bookmarkStart w:id="1103" w:name="reproducibility-information"/>
      <w:bookmarkEnd w:id="1090"/>
      <w:ins w:id="1104" w:author="Microsoft Office User" w:date="2024-12-18T12:00:00Z">
        <w:r>
          <w:lastRenderedPageBreak/>
          <w:t>Reproducibility information</w:t>
        </w:r>
      </w:ins>
    </w:p>
    <w:p w14:paraId="5E57A85E" w14:textId="77777777" w:rsidR="008E522E" w:rsidRDefault="00000000">
      <w:pPr>
        <w:pStyle w:val="Heading3"/>
        <w:rPr>
          <w:ins w:id="1105" w:author="Microsoft Office User" w:date="2024-12-18T12:00:00Z"/>
        </w:rPr>
      </w:pPr>
      <w:bookmarkStart w:id="1106" w:name="about-this-document"/>
      <w:ins w:id="1107" w:author="Microsoft Office User" w:date="2024-12-18T12:00:00Z">
        <w:r>
          <w:t>About this document</w:t>
        </w:r>
      </w:ins>
    </w:p>
    <w:p w14:paraId="63E31369" w14:textId="77777777" w:rsidR="008E522E" w:rsidRDefault="00000000" w:rsidP="00100F9A">
      <w:pPr>
        <w:pStyle w:val="FirstParagraph"/>
        <w:ind w:firstLine="0"/>
        <w:rPr>
          <w:ins w:id="1108" w:author="Microsoft Office User" w:date="2024-12-18T12:00:00Z"/>
        </w:rPr>
      </w:pPr>
      <w:ins w:id="1109" w:author="Microsoft Office User" w:date="2024-12-18T12:00:00Z">
        <w:r>
          <w:t xml:space="preserve">This document was written in quarto (version 1.6): </w:t>
        </w:r>
        <w:r>
          <w:fldChar w:fldCharType="begin"/>
        </w:r>
        <w:r>
          <w:instrText>HYPERLINK "https://quarto.org" \h</w:instrText>
        </w:r>
        <w:r>
          <w:fldChar w:fldCharType="separate"/>
        </w:r>
        <w:r>
          <w:rPr>
            <w:rStyle w:val="Hyperlink"/>
          </w:rPr>
          <w:t>https://quarto.org</w:t>
        </w:r>
        <w:r>
          <w:rPr>
            <w:rStyle w:val="Hyperlink"/>
          </w:rPr>
          <w:fldChar w:fldCharType="end"/>
        </w:r>
        <w:r>
          <w:t>.</w:t>
        </w:r>
      </w:ins>
    </w:p>
    <w:p w14:paraId="196C8740" w14:textId="77777777" w:rsidR="008E522E" w:rsidRDefault="00000000">
      <w:pPr>
        <w:pStyle w:val="Heading3"/>
        <w:rPr>
          <w:ins w:id="1110" w:author="Microsoft Office User" w:date="2024-12-18T12:00:00Z"/>
        </w:rPr>
      </w:pPr>
      <w:bookmarkStart w:id="1111" w:name="session-info"/>
      <w:bookmarkEnd w:id="1106"/>
      <w:ins w:id="1112" w:author="Microsoft Office User" w:date="2024-12-18T12:00:00Z">
        <w:r>
          <w:t>Session info</w:t>
        </w:r>
      </w:ins>
    </w:p>
    <w:p w14:paraId="738D6F80" w14:textId="77777777" w:rsidR="008E522E" w:rsidRDefault="00000000">
      <w:pPr>
        <w:pStyle w:val="SourceCode"/>
        <w:rPr>
          <w:ins w:id="1113" w:author="Microsoft Office User" w:date="2024-12-18T12:00:00Z"/>
        </w:rPr>
      </w:pPr>
      <w:ins w:id="1114" w:author="Microsoft Office User" w:date="2024-12-18T12:00:00Z">
        <w:r>
          <w:rPr>
            <w:rStyle w:val="VerbatimChar"/>
          </w:rPr>
          <w:t xml:space="preserve"> </w:t>
        </w:r>
        <w:proofErr w:type="gramStart"/>
        <w:r>
          <w:rPr>
            <w:rStyle w:val="VerbatimChar"/>
          </w:rPr>
          <w:t>setting  value</w:t>
        </w:r>
        <w:proofErr w:type="gramEnd"/>
        <w:r>
          <w:br/>
        </w:r>
        <w:r>
          <w:rPr>
            <w:rStyle w:val="VerbatimChar"/>
          </w:rPr>
          <w:t xml:space="preserve"> version  R version 4.4.1 (2024-06-14)</w:t>
        </w:r>
        <w:r>
          <w:br/>
        </w:r>
        <w:r>
          <w:rPr>
            <w:rStyle w:val="VerbatimChar"/>
          </w:rPr>
          <w:t xml:space="preserve"> </w:t>
        </w:r>
        <w:proofErr w:type="spellStart"/>
        <w:r>
          <w:rPr>
            <w:rStyle w:val="VerbatimChar"/>
          </w:rPr>
          <w:t>os</w:t>
        </w:r>
        <w:proofErr w:type="spellEnd"/>
        <w:r>
          <w:rPr>
            <w:rStyle w:val="VerbatimChar"/>
          </w:rPr>
          <w:t xml:space="preserve">       macOS 15.2</w:t>
        </w:r>
        <w:r>
          <w:br/>
        </w:r>
        <w:r>
          <w:rPr>
            <w:rStyle w:val="VerbatimChar"/>
          </w:rPr>
          <w:t xml:space="preserve"> system   aarch64, darwin20</w:t>
        </w:r>
        <w:r>
          <w:br/>
        </w:r>
        <w:r>
          <w:rPr>
            <w:rStyle w:val="VerbatimChar"/>
          </w:rPr>
          <w:t xml:space="preserve"> </w:t>
        </w:r>
        <w:proofErr w:type="spellStart"/>
        <w:r>
          <w:rPr>
            <w:rStyle w:val="VerbatimChar"/>
          </w:rPr>
          <w:t>ui</w:t>
        </w:r>
        <w:proofErr w:type="spellEnd"/>
        <w:r>
          <w:rPr>
            <w:rStyle w:val="VerbatimChar"/>
          </w:rPr>
          <w:t xml:space="preserve">       X11</w:t>
        </w:r>
        <w:r>
          <w:br/>
        </w:r>
        <w:r>
          <w:rPr>
            <w:rStyle w:val="VerbatimChar"/>
          </w:rPr>
          <w:t xml:space="preserve"> language (EN)</w:t>
        </w:r>
        <w:r>
          <w:br/>
        </w:r>
        <w:r>
          <w:rPr>
            <w:rStyle w:val="VerbatimChar"/>
          </w:rPr>
          <w:t xml:space="preserve"> collate  en_US.UTF-8</w:t>
        </w:r>
        <w:r>
          <w:br/>
        </w:r>
        <w:r>
          <w:rPr>
            <w:rStyle w:val="VerbatimChar"/>
          </w:rPr>
          <w:t xml:space="preserve"> </w:t>
        </w:r>
        <w:proofErr w:type="spellStart"/>
        <w:r>
          <w:rPr>
            <w:rStyle w:val="VerbatimChar"/>
          </w:rPr>
          <w:t>ctype</w:t>
        </w:r>
        <w:proofErr w:type="spellEnd"/>
        <w:r>
          <w:rPr>
            <w:rStyle w:val="VerbatimChar"/>
          </w:rPr>
          <w:t xml:space="preserve">    en_US.UTF-8</w:t>
        </w:r>
        <w:r>
          <w:br/>
        </w:r>
        <w:r>
          <w:rPr>
            <w:rStyle w:val="VerbatimChar"/>
          </w:rPr>
          <w:t xml:space="preserve"> </w:t>
        </w:r>
        <w:proofErr w:type="spellStart"/>
        <w:r>
          <w:rPr>
            <w:rStyle w:val="VerbatimChar"/>
          </w:rPr>
          <w:t>tz</w:t>
        </w:r>
        <w:proofErr w:type="spellEnd"/>
        <w:r>
          <w:rPr>
            <w:rStyle w:val="VerbatimChar"/>
          </w:rPr>
          <w:t xml:space="preserve">       America/</w:t>
        </w:r>
        <w:proofErr w:type="spellStart"/>
        <w:r>
          <w:rPr>
            <w:rStyle w:val="VerbatimChar"/>
          </w:rPr>
          <w:t>New_York</w:t>
        </w:r>
        <w:proofErr w:type="spellEnd"/>
        <w:r>
          <w:br/>
        </w:r>
        <w:r>
          <w:rPr>
            <w:rStyle w:val="VerbatimChar"/>
          </w:rPr>
          <w:t xml:space="preserve"> date     2024-12-17</w:t>
        </w:r>
        <w:r>
          <w:br/>
        </w:r>
        <w:r>
          <w:rPr>
            <w:rStyle w:val="VerbatimChar"/>
          </w:rPr>
          <w:t xml:space="preserve"> </w:t>
        </w:r>
        <w:proofErr w:type="spellStart"/>
        <w:r>
          <w:rPr>
            <w:rStyle w:val="VerbatimChar"/>
          </w:rPr>
          <w:t>pandoc</w:t>
        </w:r>
        <w:proofErr w:type="spellEnd"/>
        <w:r>
          <w:rPr>
            <w:rStyle w:val="VerbatimChar"/>
          </w:rPr>
          <w:t xml:space="preserve">   3.2 @ /Applications/RStudio.app/Contents/Resources/app/quarto/bin/tools/aarch64/ (via </w:t>
        </w:r>
        <w:proofErr w:type="spellStart"/>
        <w:r>
          <w:rPr>
            <w:rStyle w:val="VerbatimChar"/>
          </w:rPr>
          <w:t>rmarkdown</w:t>
        </w:r>
        <w:proofErr w:type="spellEnd"/>
        <w:r>
          <w:rPr>
            <w:rStyle w:val="VerbatimChar"/>
          </w:rPr>
          <w:t>)</w:t>
        </w:r>
      </w:ins>
    </w:p>
    <w:p w14:paraId="13FB65C2" w14:textId="77777777" w:rsidR="008E522E" w:rsidRDefault="00000000">
      <w:pPr>
        <w:pStyle w:val="SourceCode"/>
        <w:pPrChange w:id="1115" w:author="Microsoft Office User" w:date="2024-12-18T12:00:00Z">
          <w:pPr>
            <w:pStyle w:val="Bibliography"/>
          </w:pPr>
        </w:pPrChange>
      </w:pPr>
      <w:ins w:id="1116" w:author="Microsoft Office User" w:date="2024-12-18T12:00:00Z">
        <w:r>
          <w:rPr>
            <w:rStyle w:val="VerbatimChar"/>
          </w:rPr>
          <w:t xml:space="preserve">              </w:t>
        </w:r>
        <w:proofErr w:type="spellStart"/>
        <w:r>
          <w:rPr>
            <w:rStyle w:val="VerbatimChar"/>
          </w:rPr>
          <w:t>loadedversion</w:t>
        </w:r>
        <w:proofErr w:type="spellEnd"/>
        <w:r>
          <w:rPr>
            <w:rStyle w:val="VerbatimChar"/>
          </w:rPr>
          <w:t xml:space="preserve">       date</w:t>
        </w:r>
        <w:r>
          <w:br/>
        </w:r>
        <w:r>
          <w:rPr>
            <w:rStyle w:val="VerbatimChar"/>
          </w:rPr>
          <w:t>archive               1.1.9 2024-09-12</w:t>
        </w:r>
        <w:r>
          <w:br/>
        </w:r>
        <w:r>
          <w:rPr>
            <w:rStyle w:val="VerbatimChar"/>
          </w:rPr>
          <w:t>bit                   4.5.0 2024-09-20</w:t>
        </w:r>
        <w:r>
          <w:br/>
        </w:r>
        <w:r>
          <w:rPr>
            <w:rStyle w:val="VerbatimChar"/>
          </w:rPr>
          <w:t>bit64                 4.5.2 2024-09-22</w:t>
        </w:r>
        <w:r>
          <w:br/>
        </w:r>
        <w:proofErr w:type="spellStart"/>
        <w:r>
          <w:rPr>
            <w:rStyle w:val="VerbatimChar"/>
          </w:rPr>
          <w:t>cachem</w:t>
        </w:r>
        <w:proofErr w:type="spellEnd"/>
        <w:r>
          <w:rPr>
            <w:rStyle w:val="VerbatimChar"/>
          </w:rPr>
          <w:t xml:space="preserve">                1.1.0 2024-05-16</w:t>
        </w:r>
        <w:r>
          <w:br/>
        </w:r>
        <w:proofErr w:type="spellStart"/>
        <w:r>
          <w:rPr>
            <w:rStyle w:val="VerbatimChar"/>
          </w:rPr>
          <w:t>cellranger</w:t>
        </w:r>
        <w:proofErr w:type="spellEnd"/>
        <w:r>
          <w:rPr>
            <w:rStyle w:val="VerbatimChar"/>
          </w:rPr>
          <w:t xml:space="preserve">            1.1.0 2016-07-27</w:t>
        </w:r>
        <w:r>
          <w:br/>
        </w:r>
        <w:proofErr w:type="spellStart"/>
        <w:r>
          <w:rPr>
            <w:rStyle w:val="VerbatimChar"/>
          </w:rPr>
          <w:t>chromote</w:t>
        </w:r>
        <w:proofErr w:type="spellEnd"/>
        <w:r>
          <w:rPr>
            <w:rStyle w:val="VerbatimChar"/>
          </w:rPr>
          <w:t xml:space="preserve">              0.3.1 2024-12-15</w:t>
        </w:r>
        <w:r>
          <w:br/>
        </w:r>
        <w:r>
          <w:rPr>
            <w:rStyle w:val="VerbatimChar"/>
          </w:rPr>
          <w:t>cli                   3.6.3 2024-06-21</w:t>
        </w:r>
        <w:r>
          <w:br/>
        </w:r>
        <w:proofErr w:type="spellStart"/>
        <w:r>
          <w:rPr>
            <w:rStyle w:val="VerbatimChar"/>
          </w:rPr>
          <w:t>colorspace</w:t>
        </w:r>
        <w:proofErr w:type="spellEnd"/>
        <w:r>
          <w:rPr>
            <w:rStyle w:val="VerbatimChar"/>
          </w:rPr>
          <w:t xml:space="preserve">            2.1-1 2024-07-26</w:t>
        </w:r>
        <w:r>
          <w:br/>
        </w:r>
        <w:proofErr w:type="spellStart"/>
        <w:r>
          <w:rPr>
            <w:rStyle w:val="VerbatimChar"/>
          </w:rPr>
          <w:t>contributoR</w:t>
        </w:r>
        <w:proofErr w:type="spellEnd"/>
        <w:r>
          <w:rPr>
            <w:rStyle w:val="VerbatimChar"/>
          </w:rPr>
          <w:t xml:space="preserve">           0.4.0 2024-12-17</w:t>
        </w:r>
        <w:r>
          <w:br/>
        </w:r>
        <w:r>
          <w:rPr>
            <w:rStyle w:val="VerbatimChar"/>
          </w:rPr>
          <w:t>crayon                1.5.3 2024-06-20</w:t>
        </w:r>
        <w:r>
          <w:br/>
        </w:r>
        <w:proofErr w:type="spellStart"/>
        <w:r>
          <w:rPr>
            <w:rStyle w:val="VerbatimChar"/>
          </w:rPr>
          <w:t>devtools</w:t>
        </w:r>
        <w:proofErr w:type="spellEnd"/>
        <w:r>
          <w:rPr>
            <w:rStyle w:val="VerbatimChar"/>
          </w:rPr>
          <w:t xml:space="preserve">              2.4.5 2022-10-11</w:t>
        </w:r>
        <w:r>
          <w:br/>
        </w:r>
        <w:r>
          <w:rPr>
            <w:rStyle w:val="VerbatimChar"/>
          </w:rPr>
          <w:t>digest               0.6.37 2024-08-19</w:t>
        </w:r>
        <w:r>
          <w:br/>
        </w:r>
        <w:proofErr w:type="spellStart"/>
        <w:r>
          <w:rPr>
            <w:rStyle w:val="VerbatimChar"/>
          </w:rPr>
          <w:t>dplyr</w:t>
        </w:r>
        <w:proofErr w:type="spellEnd"/>
        <w:r>
          <w:rPr>
            <w:rStyle w:val="VerbatimChar"/>
          </w:rPr>
          <w:t xml:space="preserve">                 1.1.4 2023-11-17</w:t>
        </w:r>
        <w:r>
          <w:br/>
        </w:r>
        <w:r>
          <w:rPr>
            <w:rStyle w:val="VerbatimChar"/>
          </w:rPr>
          <w:t>ellipsis              0.3.2 2021-04-29</w:t>
        </w:r>
        <w:r>
          <w:br/>
        </w:r>
        <w:r>
          <w:rPr>
            <w:rStyle w:val="VerbatimChar"/>
          </w:rPr>
          <w:t>evaluate              1.0.1 2024-10-10</w:t>
        </w:r>
        <w:r>
          <w:br/>
        </w:r>
        <w:proofErr w:type="spellStart"/>
        <w:r>
          <w:rPr>
            <w:rStyle w:val="VerbatimChar"/>
          </w:rPr>
          <w:t>fansi</w:t>
        </w:r>
        <w:proofErr w:type="spellEnd"/>
        <w:r>
          <w:rPr>
            <w:rStyle w:val="VerbatimChar"/>
          </w:rPr>
          <w:t xml:space="preserve">                 1.0.6 2023-12-08</w:t>
        </w:r>
        <w:r>
          <w:br/>
        </w:r>
        <w:proofErr w:type="spellStart"/>
        <w:r>
          <w:rPr>
            <w:rStyle w:val="VerbatimChar"/>
          </w:rPr>
          <w:t>farver</w:t>
        </w:r>
        <w:proofErr w:type="spellEnd"/>
        <w:r>
          <w:rPr>
            <w:rStyle w:val="VerbatimChar"/>
          </w:rPr>
          <w:t xml:space="preserve">                2.1.2 2024-05-13</w:t>
        </w:r>
        <w:r>
          <w:br/>
        </w:r>
        <w:proofErr w:type="spellStart"/>
        <w:r>
          <w:rPr>
            <w:rStyle w:val="VerbatimChar"/>
          </w:rPr>
          <w:t>fastmap</w:t>
        </w:r>
        <w:proofErr w:type="spellEnd"/>
        <w:r>
          <w:rPr>
            <w:rStyle w:val="VerbatimChar"/>
          </w:rPr>
          <w:t xml:space="preserve">               1.2.0 2024-05-15</w:t>
        </w:r>
        <w:r>
          <w:br/>
        </w:r>
        <w:proofErr w:type="spellStart"/>
        <w:r>
          <w:rPr>
            <w:rStyle w:val="VerbatimChar"/>
          </w:rPr>
          <w:t>forcats</w:t>
        </w:r>
        <w:proofErr w:type="spellEnd"/>
        <w:r>
          <w:rPr>
            <w:rStyle w:val="VerbatimChar"/>
          </w:rPr>
          <w:t xml:space="preserve">               1.0.0 2023-01-29</w:t>
        </w:r>
        <w:r>
          <w:br/>
        </w:r>
        <w:r>
          <w:rPr>
            <w:rStyle w:val="VerbatimChar"/>
          </w:rPr>
          <w:t>fs                    1.6.4 2024-04-25</w:t>
        </w:r>
        <w:r>
          <w:br/>
        </w:r>
        <w:r>
          <w:rPr>
            <w:rStyle w:val="VerbatimChar"/>
          </w:rPr>
          <w:t>gargle                1.5.2 2023-07-20</w:t>
        </w:r>
        <w:r>
          <w:br/>
        </w:r>
        <w:r>
          <w:rPr>
            <w:rStyle w:val="VerbatimChar"/>
          </w:rPr>
          <w:t>generics              0.1.3 2022-07-05</w:t>
        </w:r>
        <w:r>
          <w:br/>
        </w:r>
        <w:r>
          <w:rPr>
            <w:rStyle w:val="VerbatimChar"/>
          </w:rPr>
          <w:t>ggplot2               3.5.1 2024-04-23</w:t>
        </w:r>
        <w:r>
          <w:br/>
        </w:r>
        <w:r>
          <w:rPr>
            <w:rStyle w:val="VerbatimChar"/>
          </w:rPr>
          <w:t>glue                  1.8.0 2024-09-30</w:t>
        </w:r>
        <w:r>
          <w:br/>
        </w:r>
        <w:proofErr w:type="spellStart"/>
        <w:r>
          <w:rPr>
            <w:rStyle w:val="VerbatimChar"/>
          </w:rPr>
          <w:t>googledrive</w:t>
        </w:r>
        <w:proofErr w:type="spellEnd"/>
        <w:r>
          <w:rPr>
            <w:rStyle w:val="VerbatimChar"/>
          </w:rPr>
          <w:t xml:space="preserve">           2.1.1 2023-06-11</w:t>
        </w:r>
        <w:r>
          <w:br/>
        </w:r>
        <w:r>
          <w:rPr>
            <w:rStyle w:val="VerbatimChar"/>
          </w:rPr>
          <w:t>googlesheets4         1.1.1 2023-06-11</w:t>
        </w:r>
        <w:r>
          <w:br/>
        </w:r>
        <w:proofErr w:type="spellStart"/>
        <w:r>
          <w:rPr>
            <w:rStyle w:val="VerbatimChar"/>
          </w:rPr>
          <w:t>gtable</w:t>
        </w:r>
        <w:proofErr w:type="spellEnd"/>
        <w:r>
          <w:rPr>
            <w:rStyle w:val="VerbatimChar"/>
          </w:rPr>
          <w:t xml:space="preserve">                0.3.5 2024-04-22</w:t>
        </w:r>
        <w:r>
          <w:br/>
        </w:r>
        <w:r>
          <w:rPr>
            <w:rStyle w:val="VerbatimChar"/>
          </w:rPr>
          <w:t>here                  1.0.1 2020-12-13</w:t>
        </w:r>
        <w:r>
          <w:br/>
        </w:r>
        <w:proofErr w:type="spellStart"/>
        <w:r>
          <w:rPr>
            <w:rStyle w:val="VerbatimChar"/>
          </w:rPr>
          <w:t>hms</w:t>
        </w:r>
        <w:proofErr w:type="spellEnd"/>
        <w:r>
          <w:rPr>
            <w:rStyle w:val="VerbatimChar"/>
          </w:rPr>
          <w:t xml:space="preserve">                   1.1.3 2023-03-21</w:t>
        </w:r>
        <w:r>
          <w:br/>
        </w:r>
        <w:proofErr w:type="spellStart"/>
        <w:r>
          <w:rPr>
            <w:rStyle w:val="VerbatimChar"/>
          </w:rPr>
          <w:t>htmltools</w:t>
        </w:r>
        <w:proofErr w:type="spellEnd"/>
        <w:r>
          <w:rPr>
            <w:rStyle w:val="VerbatimChar"/>
          </w:rPr>
          <w:t xml:space="preserve">           0.5.8.1 2024-04-04</w:t>
        </w:r>
        <w:r>
          <w:br/>
        </w:r>
        <w:proofErr w:type="spellStart"/>
        <w:r>
          <w:rPr>
            <w:rStyle w:val="VerbatimChar"/>
          </w:rPr>
          <w:t>htmlwidgets</w:t>
        </w:r>
        <w:proofErr w:type="spellEnd"/>
        <w:r>
          <w:rPr>
            <w:rStyle w:val="VerbatimChar"/>
          </w:rPr>
          <w:t xml:space="preserve">           1.6.4 2023-12-06</w:t>
        </w:r>
        <w:r>
          <w:br/>
        </w:r>
        <w:proofErr w:type="spellStart"/>
        <w:r>
          <w:rPr>
            <w:rStyle w:val="VerbatimChar"/>
          </w:rPr>
          <w:lastRenderedPageBreak/>
          <w:t>httpuv</w:t>
        </w:r>
        <w:proofErr w:type="spellEnd"/>
        <w:r>
          <w:rPr>
            <w:rStyle w:val="VerbatimChar"/>
          </w:rPr>
          <w:t xml:space="preserve">               1.6.15 2024-03-26</w:t>
        </w:r>
        <w:r>
          <w:br/>
        </w:r>
        <w:proofErr w:type="spellStart"/>
        <w:r>
          <w:rPr>
            <w:rStyle w:val="VerbatimChar"/>
          </w:rPr>
          <w:t>httr</w:t>
        </w:r>
        <w:proofErr w:type="spellEnd"/>
        <w:r>
          <w:rPr>
            <w:rStyle w:val="VerbatimChar"/>
          </w:rPr>
          <w:t xml:space="preserve">                  1.4.7 2023-08-15</w:t>
        </w:r>
        <w:r>
          <w:br/>
        </w:r>
        <w:r>
          <w:rPr>
            <w:rStyle w:val="VerbatimChar"/>
          </w:rPr>
          <w:t>janitor               2.2.0 2023-02-02</w:t>
        </w:r>
        <w:r>
          <w:br/>
        </w:r>
        <w:proofErr w:type="spellStart"/>
        <w:r>
          <w:rPr>
            <w:rStyle w:val="VerbatimChar"/>
          </w:rPr>
          <w:t>jsonlite</w:t>
        </w:r>
        <w:proofErr w:type="spellEnd"/>
        <w:r>
          <w:rPr>
            <w:rStyle w:val="VerbatimChar"/>
          </w:rPr>
          <w:t xml:space="preserve">              1.8.9 2024-09-20</w:t>
        </w:r>
        <w:r>
          <w:br/>
        </w:r>
        <w:proofErr w:type="spellStart"/>
        <w:r>
          <w:rPr>
            <w:rStyle w:val="VerbatimChar"/>
          </w:rPr>
          <w:t>knitr</w:t>
        </w:r>
        <w:proofErr w:type="spellEnd"/>
        <w:r>
          <w:rPr>
            <w:rStyle w:val="VerbatimChar"/>
          </w:rPr>
          <w:t xml:space="preserve">                  1.48 2024-07-07</w:t>
        </w:r>
        <w:r>
          <w:br/>
        </w:r>
        <w:r>
          <w:rPr>
            <w:rStyle w:val="VerbatimChar"/>
          </w:rPr>
          <w:t>labeling              0.4.3 2023-08-29</w:t>
        </w:r>
        <w:r>
          <w:br/>
        </w:r>
        <w:r>
          <w:rPr>
            <w:rStyle w:val="VerbatimChar"/>
          </w:rPr>
          <w:t>later                 1.3.2 2023-12-06</w:t>
        </w:r>
        <w:r>
          <w:br/>
        </w:r>
        <w:r>
          <w:rPr>
            <w:rStyle w:val="VerbatimChar"/>
          </w:rPr>
          <w:t>lifecycle             1.0.4 2023-11-07</w:t>
        </w:r>
        <w:r>
          <w:br/>
        </w:r>
        <w:proofErr w:type="spellStart"/>
        <w:r>
          <w:rPr>
            <w:rStyle w:val="VerbatimChar"/>
          </w:rPr>
          <w:t>lubridate</w:t>
        </w:r>
        <w:proofErr w:type="spellEnd"/>
        <w:r>
          <w:rPr>
            <w:rStyle w:val="VerbatimChar"/>
          </w:rPr>
          <w:t xml:space="preserve">             1.9.3 2023-09-27</w:t>
        </w:r>
        <w:r>
          <w:br/>
        </w:r>
        <w:proofErr w:type="spellStart"/>
        <w:r>
          <w:rPr>
            <w:rStyle w:val="VerbatimChar"/>
          </w:rPr>
          <w:t>magrittr</w:t>
        </w:r>
        <w:proofErr w:type="spellEnd"/>
        <w:r>
          <w:rPr>
            <w:rStyle w:val="VerbatimChar"/>
          </w:rPr>
          <w:t xml:space="preserve">              2.0.3 2022-03-30</w:t>
        </w:r>
        <w:r>
          <w:br/>
        </w:r>
        <w:proofErr w:type="spellStart"/>
        <w:r>
          <w:rPr>
            <w:rStyle w:val="VerbatimChar"/>
          </w:rPr>
          <w:t>memoise</w:t>
        </w:r>
        <w:proofErr w:type="spellEnd"/>
        <w:r>
          <w:rPr>
            <w:rStyle w:val="VerbatimChar"/>
          </w:rPr>
          <w:t xml:space="preserve">               2.0.1 2021-11-26</w:t>
        </w:r>
        <w:r>
          <w:br/>
        </w:r>
        <w:r>
          <w:rPr>
            <w:rStyle w:val="VerbatimChar"/>
          </w:rPr>
          <w:t>mime                   0.12 2021-09-28</w:t>
        </w:r>
        <w:r>
          <w:br/>
        </w:r>
        <w:proofErr w:type="spellStart"/>
        <w:r>
          <w:rPr>
            <w:rStyle w:val="VerbatimChar"/>
          </w:rPr>
          <w:t>miniUI</w:t>
        </w:r>
        <w:proofErr w:type="spellEnd"/>
        <w:r>
          <w:rPr>
            <w:rStyle w:val="VerbatimChar"/>
          </w:rPr>
          <w:t xml:space="preserve">              0.1.1.1 2018-05-18</w:t>
        </w:r>
        <w:r>
          <w:br/>
        </w:r>
        <w:proofErr w:type="spellStart"/>
        <w:r>
          <w:rPr>
            <w:rStyle w:val="VerbatimChar"/>
          </w:rPr>
          <w:t>munsell</w:t>
        </w:r>
        <w:proofErr w:type="spellEnd"/>
        <w:r>
          <w:rPr>
            <w:rStyle w:val="VerbatimChar"/>
          </w:rPr>
          <w:t xml:space="preserve">               0.5.1 2024-04-01</w:t>
        </w:r>
        <w:r>
          <w:br/>
        </w:r>
        <w:r>
          <w:rPr>
            <w:rStyle w:val="VerbatimChar"/>
          </w:rPr>
          <w:t>patchwork             1.3.0 2024-09-16</w:t>
        </w:r>
        <w:r>
          <w:br/>
        </w:r>
        <w:r>
          <w:rPr>
            <w:rStyle w:val="VerbatimChar"/>
          </w:rPr>
          <w:t>pillar                1.9.0 2023-03-22</w:t>
        </w:r>
        <w:r>
          <w:br/>
        </w:r>
        <w:proofErr w:type="spellStart"/>
        <w:r>
          <w:rPr>
            <w:rStyle w:val="VerbatimChar"/>
          </w:rPr>
          <w:t>pkgbuild</w:t>
        </w:r>
        <w:proofErr w:type="spellEnd"/>
        <w:r>
          <w:rPr>
            <w:rStyle w:val="VerbatimChar"/>
          </w:rPr>
          <w:t xml:space="preserve">              1.4.4 2024-03-17</w:t>
        </w:r>
        <w:r>
          <w:br/>
        </w:r>
        <w:proofErr w:type="spellStart"/>
        <w:r>
          <w:rPr>
            <w:rStyle w:val="VerbatimChar"/>
          </w:rPr>
          <w:t>pkgconfig</w:t>
        </w:r>
        <w:proofErr w:type="spellEnd"/>
        <w:r>
          <w:rPr>
            <w:rStyle w:val="VerbatimChar"/>
          </w:rPr>
          <w:t xml:space="preserve">             2.0.3 2019-09-22</w:t>
        </w:r>
        <w:r>
          <w:br/>
        </w:r>
        <w:proofErr w:type="spellStart"/>
        <w:r>
          <w:rPr>
            <w:rStyle w:val="VerbatimChar"/>
          </w:rPr>
          <w:t>pkgload</w:t>
        </w:r>
        <w:proofErr w:type="spellEnd"/>
        <w:r>
          <w:rPr>
            <w:rStyle w:val="VerbatimChar"/>
          </w:rPr>
          <w:t xml:space="preserve">               1.4.0 2024-06-28</w:t>
        </w:r>
        <w:r>
          <w:br/>
        </w:r>
        <w:proofErr w:type="spellStart"/>
        <w:r>
          <w:rPr>
            <w:rStyle w:val="VerbatimChar"/>
          </w:rPr>
          <w:t>processx</w:t>
        </w:r>
        <w:proofErr w:type="spellEnd"/>
        <w:r>
          <w:rPr>
            <w:rStyle w:val="VerbatimChar"/>
          </w:rPr>
          <w:t xml:space="preserve">              3.8.4 2024-03-16</w:t>
        </w:r>
        <w:r>
          <w:br/>
        </w:r>
        <w:proofErr w:type="spellStart"/>
        <w:r>
          <w:rPr>
            <w:rStyle w:val="VerbatimChar"/>
          </w:rPr>
          <w:t>profvis</w:t>
        </w:r>
        <w:proofErr w:type="spellEnd"/>
        <w:r>
          <w:rPr>
            <w:rStyle w:val="VerbatimChar"/>
          </w:rPr>
          <w:t xml:space="preserve">               0.4.0 2024-09-20</w:t>
        </w:r>
        <w:r>
          <w:br/>
        </w:r>
        <w:r>
          <w:rPr>
            <w:rStyle w:val="VerbatimChar"/>
          </w:rPr>
          <w:t>promises              1.3.0 2024-04-05</w:t>
        </w:r>
        <w:r>
          <w:br/>
        </w:r>
        <w:proofErr w:type="spellStart"/>
        <w:r>
          <w:rPr>
            <w:rStyle w:val="VerbatimChar"/>
          </w:rPr>
          <w:t>ps</w:t>
        </w:r>
        <w:proofErr w:type="spellEnd"/>
        <w:r>
          <w:rPr>
            <w:rStyle w:val="VerbatimChar"/>
          </w:rPr>
          <w:t xml:space="preserve">                    1.8.0 2024-09-12</w:t>
        </w:r>
        <w:r>
          <w:br/>
        </w:r>
        <w:proofErr w:type="spellStart"/>
        <w:r>
          <w:rPr>
            <w:rStyle w:val="VerbatimChar"/>
          </w:rPr>
          <w:t>purrr</w:t>
        </w:r>
        <w:proofErr w:type="spellEnd"/>
        <w:r>
          <w:rPr>
            <w:rStyle w:val="VerbatimChar"/>
          </w:rPr>
          <w:t xml:space="preserve">                 1.0.2 2023-08-10</w:t>
        </w:r>
        <w:r>
          <w:br/>
        </w:r>
        <w:r>
          <w:rPr>
            <w:rStyle w:val="VerbatimChar"/>
          </w:rPr>
          <w:t>R6                    2.5.1 2021-08-19</w:t>
        </w:r>
        <w:r>
          <w:br/>
        </w:r>
        <w:proofErr w:type="spellStart"/>
        <w:r>
          <w:rPr>
            <w:rStyle w:val="VerbatimChar"/>
          </w:rPr>
          <w:t>Rcpp</w:t>
        </w:r>
        <w:proofErr w:type="spellEnd"/>
        <w:r>
          <w:rPr>
            <w:rStyle w:val="VerbatimChar"/>
          </w:rPr>
          <w:t xml:space="preserve">                 1.0.13 2024-07-17</w:t>
        </w:r>
        <w:r>
          <w:br/>
        </w:r>
        <w:proofErr w:type="spellStart"/>
        <w:r>
          <w:rPr>
            <w:rStyle w:val="VerbatimChar"/>
          </w:rPr>
          <w:t>readr</w:t>
        </w:r>
        <w:proofErr w:type="spellEnd"/>
        <w:r>
          <w:rPr>
            <w:rStyle w:val="VerbatimChar"/>
          </w:rPr>
          <w:t xml:space="preserve">                 2.1.5 2024-01-10</w:t>
        </w:r>
        <w:r>
          <w:br/>
        </w:r>
        <w:r>
          <w:rPr>
            <w:rStyle w:val="VerbatimChar"/>
          </w:rPr>
          <w:t>remotes               2.5.0 2024-03-17</w:t>
        </w:r>
        <w:r>
          <w:br/>
        </w:r>
        <w:proofErr w:type="spellStart"/>
        <w:r>
          <w:rPr>
            <w:rStyle w:val="VerbatimChar"/>
          </w:rPr>
          <w:t>rlang</w:t>
        </w:r>
        <w:proofErr w:type="spellEnd"/>
        <w:r>
          <w:rPr>
            <w:rStyle w:val="VerbatimChar"/>
          </w:rPr>
          <w:t xml:space="preserve">                 1.1.4 2024-06-04</w:t>
        </w:r>
        <w:r>
          <w:br/>
        </w:r>
        <w:proofErr w:type="spellStart"/>
        <w:r>
          <w:rPr>
            <w:rStyle w:val="VerbatimChar"/>
          </w:rPr>
          <w:t>rmarkdown</w:t>
        </w:r>
        <w:proofErr w:type="spellEnd"/>
        <w:r>
          <w:rPr>
            <w:rStyle w:val="VerbatimChar"/>
          </w:rPr>
          <w:t xml:space="preserve">              2.28 2024-08-17</w:t>
        </w:r>
        <w:r>
          <w:br/>
        </w:r>
        <w:proofErr w:type="spellStart"/>
        <w:r>
          <w:rPr>
            <w:rStyle w:val="VerbatimChar"/>
          </w:rPr>
          <w:t>rprojroot</w:t>
        </w:r>
        <w:proofErr w:type="spellEnd"/>
        <w:r>
          <w:rPr>
            <w:rStyle w:val="VerbatimChar"/>
          </w:rPr>
          <w:t xml:space="preserve">             2.0.4 2023-11-05</w:t>
        </w:r>
        <w:r>
          <w:br/>
        </w:r>
        <w:proofErr w:type="spellStart"/>
        <w:r>
          <w:rPr>
            <w:rStyle w:val="VerbatimChar"/>
          </w:rPr>
          <w:t>rstudioapi</w:t>
        </w:r>
        <w:proofErr w:type="spellEnd"/>
        <w:r>
          <w:rPr>
            <w:rStyle w:val="VerbatimChar"/>
          </w:rPr>
          <w:t xml:space="preserve">           0.16.0 2024-03-24</w:t>
        </w:r>
        <w:r>
          <w:br/>
        </w:r>
        <w:proofErr w:type="spellStart"/>
        <w:r>
          <w:rPr>
            <w:rStyle w:val="VerbatimChar"/>
          </w:rPr>
          <w:t>rvest</w:t>
        </w:r>
        <w:proofErr w:type="spellEnd"/>
        <w:r>
          <w:rPr>
            <w:rStyle w:val="VerbatimChar"/>
          </w:rPr>
          <w:t xml:space="preserve">                 1.0.4 2024-02-12</w:t>
        </w:r>
        <w:r>
          <w:br/>
        </w:r>
        <w:r>
          <w:rPr>
            <w:rStyle w:val="VerbatimChar"/>
          </w:rPr>
          <w:t>scales                1.3.0 2023-11-28</w:t>
        </w:r>
        <w:r>
          <w:br/>
        </w:r>
        <w:proofErr w:type="spellStart"/>
        <w:r>
          <w:rPr>
            <w:rStyle w:val="VerbatimChar"/>
          </w:rPr>
          <w:t>sessioninfo</w:t>
        </w:r>
        <w:proofErr w:type="spellEnd"/>
        <w:r>
          <w:rPr>
            <w:rStyle w:val="VerbatimChar"/>
          </w:rPr>
          <w:t xml:space="preserve">           1.2.2 2021-12-06</w:t>
        </w:r>
        <w:r>
          <w:br/>
        </w:r>
        <w:r>
          <w:rPr>
            <w:rStyle w:val="VerbatimChar"/>
          </w:rPr>
          <w:t>shiny                 1.9.1 2024-08-01</w:t>
        </w:r>
        <w:r>
          <w:br/>
        </w:r>
        <w:proofErr w:type="spellStart"/>
        <w:r>
          <w:rPr>
            <w:rStyle w:val="VerbatimChar"/>
          </w:rPr>
          <w:t>snakecase</w:t>
        </w:r>
        <w:proofErr w:type="spellEnd"/>
        <w:r>
          <w:rPr>
            <w:rStyle w:val="VerbatimChar"/>
          </w:rPr>
          <w:t xml:space="preserve">            0.11.1 2023-08-27</w:t>
        </w:r>
        <w:r>
          <w:br/>
        </w:r>
        <w:proofErr w:type="spellStart"/>
        <w:r>
          <w:rPr>
            <w:rStyle w:val="VerbatimChar"/>
          </w:rPr>
          <w:t>stringi</w:t>
        </w:r>
        <w:proofErr w:type="spellEnd"/>
        <w:r>
          <w:rPr>
            <w:rStyle w:val="VerbatimChar"/>
          </w:rPr>
          <w:t xml:space="preserve">               1.8.4 2024-05-06</w:t>
        </w:r>
        <w:r>
          <w:br/>
        </w:r>
        <w:proofErr w:type="spellStart"/>
        <w:r>
          <w:rPr>
            <w:rStyle w:val="VerbatimChar"/>
          </w:rPr>
          <w:t>stringr</w:t>
        </w:r>
        <w:proofErr w:type="spellEnd"/>
        <w:r>
          <w:rPr>
            <w:rStyle w:val="VerbatimChar"/>
          </w:rPr>
          <w:t xml:space="preserve">               1.5.1 2023-11-14</w:t>
        </w:r>
        <w:r>
          <w:br/>
        </w:r>
        <w:proofErr w:type="spellStart"/>
        <w:r>
          <w:rPr>
            <w:rStyle w:val="VerbatimChar"/>
          </w:rPr>
          <w:t>tibble</w:t>
        </w:r>
        <w:proofErr w:type="spellEnd"/>
        <w:r>
          <w:rPr>
            <w:rStyle w:val="VerbatimChar"/>
          </w:rPr>
          <w:t xml:space="preserve">                3.2.1 2023-03-20</w:t>
        </w:r>
        <w:r>
          <w:br/>
        </w:r>
        <w:proofErr w:type="spellStart"/>
        <w:r>
          <w:rPr>
            <w:rStyle w:val="VerbatimChar"/>
          </w:rPr>
          <w:t>tidyr</w:t>
        </w:r>
        <w:proofErr w:type="spellEnd"/>
        <w:r>
          <w:rPr>
            <w:rStyle w:val="VerbatimChar"/>
          </w:rPr>
          <w:t xml:space="preserve">                 1.3.1 2024-01-24</w:t>
        </w:r>
        <w:r>
          <w:br/>
        </w:r>
        <w:proofErr w:type="spellStart"/>
        <w:r>
          <w:rPr>
            <w:rStyle w:val="VerbatimChar"/>
          </w:rPr>
          <w:t>tidyselect</w:t>
        </w:r>
        <w:proofErr w:type="spellEnd"/>
        <w:r>
          <w:rPr>
            <w:rStyle w:val="VerbatimChar"/>
          </w:rPr>
          <w:t xml:space="preserve">            1.2.1 2024-03-11</w:t>
        </w:r>
        <w:r>
          <w:br/>
        </w:r>
        <w:proofErr w:type="spellStart"/>
        <w:r>
          <w:rPr>
            <w:rStyle w:val="VerbatimChar"/>
          </w:rPr>
          <w:t>timechange</w:t>
        </w:r>
        <w:proofErr w:type="spellEnd"/>
        <w:r>
          <w:rPr>
            <w:rStyle w:val="VerbatimChar"/>
          </w:rPr>
          <w:t xml:space="preserve">            0.3.0 2024-01-18</w:t>
        </w:r>
        <w:r>
          <w:br/>
        </w:r>
        <w:proofErr w:type="spellStart"/>
        <w:r>
          <w:rPr>
            <w:rStyle w:val="VerbatimChar"/>
          </w:rPr>
          <w:t>tzdb</w:t>
        </w:r>
        <w:proofErr w:type="spellEnd"/>
        <w:r>
          <w:rPr>
            <w:rStyle w:val="VerbatimChar"/>
          </w:rPr>
          <w:t xml:space="preserve">                  0.4.0 2023-05-12</w:t>
        </w:r>
        <w:r>
          <w:br/>
        </w:r>
        <w:proofErr w:type="spellStart"/>
        <w:r>
          <w:rPr>
            <w:rStyle w:val="VerbatimChar"/>
          </w:rPr>
          <w:t>urlchecker</w:t>
        </w:r>
        <w:proofErr w:type="spellEnd"/>
        <w:r>
          <w:rPr>
            <w:rStyle w:val="VerbatimChar"/>
          </w:rPr>
          <w:t xml:space="preserve">            1.0.1 2021-11-30</w:t>
        </w:r>
        <w:r>
          <w:br/>
        </w:r>
        <w:proofErr w:type="spellStart"/>
        <w:r>
          <w:rPr>
            <w:rStyle w:val="VerbatimChar"/>
          </w:rPr>
          <w:t>usethis</w:t>
        </w:r>
        <w:proofErr w:type="spellEnd"/>
        <w:r>
          <w:rPr>
            <w:rStyle w:val="VerbatimChar"/>
          </w:rPr>
          <w:t xml:space="preserve">               3.0.0 2024-07-29</w:t>
        </w:r>
        <w:r>
          <w:br/>
        </w:r>
        <w:r>
          <w:rPr>
            <w:rStyle w:val="VerbatimChar"/>
          </w:rPr>
          <w:t>utf8                  1.2.4 2023-10-22</w:t>
        </w:r>
        <w:r>
          <w:br/>
        </w:r>
        <w:proofErr w:type="spellStart"/>
        <w:r>
          <w:rPr>
            <w:rStyle w:val="VerbatimChar"/>
          </w:rPr>
          <w:t>vctrs</w:t>
        </w:r>
        <w:proofErr w:type="spellEnd"/>
        <w:r>
          <w:rPr>
            <w:rStyle w:val="VerbatimChar"/>
          </w:rPr>
          <w:t xml:space="preserve">                 0.6.5 2023-12-01</w:t>
        </w:r>
        <w:r>
          <w:br/>
        </w:r>
        <w:proofErr w:type="spellStart"/>
        <w:r>
          <w:rPr>
            <w:rStyle w:val="VerbatimChar"/>
          </w:rPr>
          <w:t>viridisLite</w:t>
        </w:r>
        <w:proofErr w:type="spellEnd"/>
        <w:r>
          <w:rPr>
            <w:rStyle w:val="VerbatimChar"/>
          </w:rPr>
          <w:t xml:space="preserve">           0.4.2 2023-05-02</w:t>
        </w:r>
        <w:r>
          <w:br/>
        </w:r>
        <w:r>
          <w:rPr>
            <w:rStyle w:val="VerbatimChar"/>
          </w:rPr>
          <w:t>vroom                 1.6.5 2023-12-05</w:t>
        </w:r>
        <w:r>
          <w:br/>
        </w:r>
        <w:proofErr w:type="spellStart"/>
        <w:r>
          <w:rPr>
            <w:rStyle w:val="VerbatimChar"/>
          </w:rPr>
          <w:t>websocket</w:t>
        </w:r>
        <w:proofErr w:type="spellEnd"/>
        <w:r>
          <w:rPr>
            <w:rStyle w:val="VerbatimChar"/>
          </w:rPr>
          <w:t xml:space="preserve">             1.4.2 2024-07-22</w:t>
        </w:r>
        <w:r>
          <w:br/>
        </w:r>
        <w:proofErr w:type="spellStart"/>
        <w:r>
          <w:rPr>
            <w:rStyle w:val="VerbatimChar"/>
          </w:rPr>
          <w:t>withr</w:t>
        </w:r>
        <w:proofErr w:type="spellEnd"/>
        <w:r>
          <w:rPr>
            <w:rStyle w:val="VerbatimChar"/>
          </w:rPr>
          <w:t xml:space="preserve">                 3.0.1 2024-07-31</w:t>
        </w:r>
        <w:r>
          <w:br/>
        </w:r>
        <w:proofErr w:type="spellStart"/>
        <w:r>
          <w:rPr>
            <w:rStyle w:val="VerbatimChar"/>
          </w:rPr>
          <w:t>xfun</w:t>
        </w:r>
        <w:proofErr w:type="spellEnd"/>
        <w:r>
          <w:rPr>
            <w:rStyle w:val="VerbatimChar"/>
          </w:rPr>
          <w:t xml:space="preserve">                   0.48 2024-10-03</w:t>
        </w:r>
        <w:r>
          <w:br/>
        </w:r>
        <w:r>
          <w:rPr>
            <w:rStyle w:val="VerbatimChar"/>
          </w:rPr>
          <w:t>xml2                  1.3.6 2023-12-04</w:t>
        </w:r>
        <w:r>
          <w:br/>
        </w:r>
        <w:proofErr w:type="spellStart"/>
        <w:r>
          <w:rPr>
            <w:rStyle w:val="VerbatimChar"/>
          </w:rPr>
          <w:lastRenderedPageBreak/>
          <w:t>xtable</w:t>
        </w:r>
        <w:proofErr w:type="spellEnd"/>
        <w:r>
          <w:rPr>
            <w:rStyle w:val="VerbatimChar"/>
          </w:rPr>
          <w:t xml:space="preserve">                1.8-4 2019-04-21</w:t>
        </w:r>
        <w:r>
          <w:br/>
        </w:r>
        <w:proofErr w:type="spellStart"/>
        <w:r>
          <w:rPr>
            <w:rStyle w:val="VerbatimChar"/>
          </w:rPr>
          <w:t>yaml</w:t>
        </w:r>
        <w:proofErr w:type="spellEnd"/>
        <w:r>
          <w:rPr>
            <w:rStyle w:val="VerbatimChar"/>
          </w:rPr>
          <w:t xml:space="preserve">                 2.3.10 2024-07-26</w:t>
        </w:r>
      </w:ins>
      <w:bookmarkEnd w:id="1087"/>
      <w:bookmarkEnd w:id="1103"/>
      <w:bookmarkEnd w:id="1111"/>
    </w:p>
    <w:sectPr w:rsidR="008E522E" w:rsidSect="006F0FAA">
      <w:headerReference w:type="even" r:id="rId51"/>
      <w:headerReference w:type="default" r:id="rId52"/>
      <w:footerReference w:type="default" r:id="rId53"/>
      <w:pgSz w:w="12240" w:h="15840"/>
      <w:pgMar w:top="1440" w:right="1440" w:bottom="1440" w:left="1440" w:header="720" w:footer="720"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BE0A8" w14:textId="77777777" w:rsidR="00D47291" w:rsidRDefault="00D47291">
      <w:pPr>
        <w:spacing w:after="0"/>
      </w:pPr>
      <w:r>
        <w:separator/>
      </w:r>
    </w:p>
  </w:endnote>
  <w:endnote w:type="continuationSeparator" w:id="0">
    <w:p w14:paraId="50254F02" w14:textId="77777777" w:rsidR="00D47291" w:rsidRDefault="00D47291">
      <w:pPr>
        <w:spacing w:after="0"/>
      </w:pPr>
      <w:r>
        <w:continuationSeparator/>
      </w:r>
    </w:p>
  </w:endnote>
  <w:endnote w:type="continuationNotice" w:id="1">
    <w:p w14:paraId="4F479D86" w14:textId="77777777" w:rsidR="00D47291" w:rsidRDefault="00D4729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Latin Modern Math">
    <w:panose1 w:val="020B0604020202020204"/>
    <w:charset w:val="4D"/>
    <w:family w:val="auto"/>
    <w:notTrueType/>
    <w:pitch w:val="variable"/>
    <w:sig w:usb0="A00000EF" w:usb1="4201F9EE" w:usb2="02000000" w:usb3="00000000" w:csb0="0000009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8C06A" w14:textId="77777777" w:rsidR="00DD6CE9" w:rsidRDefault="00DD6C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727CF" w14:textId="77777777" w:rsidR="00D47291" w:rsidRDefault="00D47291">
      <w:pPr>
        <w:spacing w:after="0"/>
        <w:pPrChange w:id="0" w:author="Microsoft Office User" w:date="2024-12-18T12:00:00Z">
          <w:pPr/>
        </w:pPrChange>
      </w:pPr>
      <w:r>
        <w:separator/>
      </w:r>
    </w:p>
  </w:footnote>
  <w:footnote w:type="continuationSeparator" w:id="0">
    <w:p w14:paraId="729CC58E" w14:textId="77777777" w:rsidR="00D47291" w:rsidRDefault="00D47291">
      <w:pPr>
        <w:spacing w:after="0"/>
        <w:pPrChange w:id="1" w:author="Microsoft Office User" w:date="2024-12-18T12:00:00Z">
          <w:pPr/>
        </w:pPrChange>
      </w:pPr>
      <w:r>
        <w:continuationSeparator/>
      </w:r>
    </w:p>
  </w:footnote>
  <w:footnote w:type="continuationNotice" w:id="1">
    <w:p w14:paraId="3EB6FCE9" w14:textId="77777777" w:rsidR="00D47291" w:rsidRDefault="00D47291">
      <w:pPr>
        <w:spacing w:after="0"/>
      </w:pPr>
    </w:p>
  </w:footnote>
  <w:footnote w:id="2">
    <w:p w14:paraId="4867EC48" w14:textId="77777777" w:rsidR="008E522E" w:rsidRDefault="00000000">
      <w:pPr>
        <w:pStyle w:val="FootnoteText"/>
      </w:pPr>
      <w:r>
        <w:rPr>
          <w:rStyle w:val="FootnoteReference"/>
        </w:rPr>
        <w:footnoteRef/>
      </w:r>
      <w:r>
        <w:t xml:space="preserve"> For Economics, see Camerer et al. (2016); for the Social Sciences, see Camerer et al. (2018); and, for cancer research, see Errington et al. (2021).</w:t>
      </w:r>
    </w:p>
  </w:footnote>
  <w:footnote w:id="3">
    <w:p w14:paraId="55E072E0" w14:textId="77777777" w:rsidR="008E522E" w:rsidRDefault="00000000">
      <w:pPr>
        <w:pStyle w:val="FootnoteText"/>
      </w:pPr>
      <w:ins w:id="54" w:author="Microsoft Office User" w:date="2024-12-18T12:00:00Z">
        <w:r>
          <w:rPr>
            <w:rStyle w:val="FootnoteReference"/>
          </w:rPr>
          <w:footnoteRef/>
        </w:r>
        <w:r>
          <w:t xml:space="preserve"> The idea of open data and materials can be viewed as both a stance (i.e., one’s willingness to make materials available), and part of the workflow/dissemination process (i.e., how one goes about making materials open and accessible). We touch on this idea in each of the following sections.</w:t>
        </w:r>
      </w:ins>
    </w:p>
  </w:footnote>
  <w:footnote w:id="4">
    <w:p w14:paraId="1EA3EAB9" w14:textId="77777777" w:rsidR="008E522E" w:rsidRDefault="00000000">
      <w:pPr>
        <w:pStyle w:val="FootnoteText"/>
      </w:pPr>
      <w:ins w:id="105" w:author="Microsoft Office User" w:date="2024-12-18T12:00:00Z">
        <w:r>
          <w:rPr>
            <w:rStyle w:val="FootnoteReference"/>
          </w:rPr>
          <w:footnoteRef/>
        </w:r>
        <w:r>
          <w:t xml:space="preserve"> </w:t>
        </w:r>
        <w:proofErr w:type="spellStart"/>
        <w:r>
          <w:t>Bochynska</w:t>
        </w:r>
        <w:proofErr w:type="spellEnd"/>
        <w:r>
          <w:t xml:space="preserve"> et al. (2023) surveyed open and transparent practices in linguistics and found that only 10% of the articles sampled included statements of conflict of interest, and, among those 10%, none declared any conflicts. For a clear example of what a declaration of conflicts of interest can entail in linguistics, the interested reader is directed to </w:t>
        </w:r>
        <w:proofErr w:type="spellStart"/>
        <w:r>
          <w:t>Bochynska</w:t>
        </w:r>
        <w:proofErr w:type="spellEnd"/>
        <w:r>
          <w:t xml:space="preserve"> et al. (2023). Of particular value are the </w:t>
        </w:r>
        <w:r>
          <w:rPr>
            <w:i/>
            <w:iCs/>
          </w:rPr>
          <w:t>Competing interests</w:t>
        </w:r>
        <w:r>
          <w:t xml:space="preserve"> section and the coding form available at </w:t>
        </w:r>
        <w:r>
          <w:fldChar w:fldCharType="begin"/>
        </w:r>
        <w:r>
          <w:instrText>HYPERLINK "https://escholarship.org/uc/item/6m62j7p6" \l "main" \h</w:instrText>
        </w:r>
        <w:r>
          <w:fldChar w:fldCharType="separate"/>
        </w:r>
        <w:r>
          <w:rPr>
            <w:rStyle w:val="Hyperlink"/>
          </w:rPr>
          <w:t>https://escholarship.org/uc/item/6m62j7p6#main</w:t>
        </w:r>
        <w:r>
          <w:rPr>
            <w:rStyle w:val="Hyperlink"/>
          </w:rPr>
          <w:fldChar w:fldCharType="end"/>
        </w:r>
        <w:r>
          <w:t xml:space="preserve"> and </w:t>
        </w:r>
        <w:r>
          <w:fldChar w:fldCharType="begin"/>
        </w:r>
        <w:r>
          <w:instrText>HYPERLINK "https://osf.io/ehyx3" \h</w:instrText>
        </w:r>
        <w:r>
          <w:fldChar w:fldCharType="separate"/>
        </w:r>
        <w:r>
          <w:rPr>
            <w:rStyle w:val="Hyperlink"/>
          </w:rPr>
          <w:t>https://osf.io/ehyx3</w:t>
        </w:r>
        <w:r>
          <w:rPr>
            <w:rStyle w:val="Hyperlink"/>
          </w:rPr>
          <w:fldChar w:fldCharType="end"/>
        </w:r>
        <w:r>
          <w:t>, respectively. Additionally, Cristea &amp; Ioannidis (2018), Hardwicke et al. (2022), and Hardwicke et al. (2020) represent illustrative examples in psychiatry, psychology, and the social sciences more broadly.</w:t>
        </w:r>
      </w:ins>
    </w:p>
  </w:footnote>
  <w:footnote w:id="5">
    <w:p w14:paraId="11706B8A" w14:textId="77777777" w:rsidR="008E522E" w:rsidRDefault="00000000">
      <w:pPr>
        <w:pStyle w:val="FootnoteText"/>
      </w:pPr>
      <w:ins w:id="220" w:author="Microsoft Office User" w:date="2024-12-18T12:00:00Z">
        <w:r>
          <w:rPr>
            <w:rStyle w:val="FootnoteReference"/>
          </w:rPr>
          <w:footnoteRef/>
        </w:r>
        <w:r>
          <w:t xml:space="preserve"> In short, the method consists of capturing the statistical properties of the original data set and using them to simulate new data that preserve the relationships between the variables of interest. A tutorial on the method described in Quintana (2020) is freely available on </w:t>
        </w:r>
        <w:proofErr w:type="spellStart"/>
        <w:r>
          <w:t>github</w:t>
        </w:r>
        <w:proofErr w:type="spellEnd"/>
        <w:r>
          <w:t xml:space="preserve"> (</w:t>
        </w:r>
        <w:r>
          <w:fldChar w:fldCharType="begin"/>
        </w:r>
        <w:r>
          <w:instrText>HYPERLINK "https://github.com/elifesciences-publications/synthpop-primer" \h</w:instrText>
        </w:r>
        <w:r>
          <w:fldChar w:fldCharType="separate"/>
        </w:r>
        <w:r>
          <w:rPr>
            <w:rStyle w:val="Hyperlink"/>
          </w:rPr>
          <w:t>https://github.com/elifesciences-publications/synthpop-primer</w:t>
        </w:r>
        <w:r>
          <w:rPr>
            <w:rStyle w:val="Hyperlink"/>
          </w:rPr>
          <w:fldChar w:fldCharType="end"/>
        </w:r>
        <w:r>
          <w:t xml:space="preserve">), and an online RStudio instance can be accessed at </w:t>
        </w:r>
        <w:r>
          <w:fldChar w:fldCharType="begin"/>
        </w:r>
        <w:r>
          <w:instrText>HYPERLINK "https://mybinder.org/v2/gh/dsquintana/synthpop-primer/master?urlpath=rstudio" \h</w:instrText>
        </w:r>
        <w:r>
          <w:fldChar w:fldCharType="separate"/>
        </w:r>
        <w:r>
          <w:rPr>
            <w:rStyle w:val="Hyperlink"/>
          </w:rPr>
          <w:t>https://mybinder.org/v2/gh/dsquintana/synthpop-primer/master?urlpath=rstudio</w:t>
        </w:r>
        <w:r>
          <w:rPr>
            <w:rStyle w:val="Hyperlink"/>
          </w:rPr>
          <w:fldChar w:fldCharType="end"/>
        </w:r>
        <w:r>
          <w:t xml:space="preserve">. All relevant materials are available on the OSF: </w:t>
        </w:r>
        <w:r>
          <w:fldChar w:fldCharType="begin"/>
        </w:r>
        <w:r>
          <w:instrText>HYPERLINK "https://osf.io/z524n/" \h</w:instrText>
        </w:r>
        <w:r>
          <w:fldChar w:fldCharType="separate"/>
        </w:r>
        <w:r>
          <w:rPr>
            <w:rStyle w:val="Hyperlink"/>
          </w:rPr>
          <w:t>https://osf.io/z524n/</w:t>
        </w:r>
        <w:r>
          <w:rPr>
            <w:rStyle w:val="Hyperlink"/>
          </w:rPr>
          <w:fldChar w:fldCharType="end"/>
        </w:r>
        <w:r>
          <w:t>.</w:t>
        </w:r>
      </w:ins>
    </w:p>
  </w:footnote>
  <w:footnote w:id="6">
    <w:p w14:paraId="20DA46AE" w14:textId="77777777" w:rsidR="008E522E" w:rsidRDefault="00000000">
      <w:pPr>
        <w:pStyle w:val="FootnoteText"/>
      </w:pPr>
      <w:ins w:id="521" w:author="Microsoft Office User" w:date="2024-12-18T12:00:00Z">
        <w:r>
          <w:rPr>
            <w:rStyle w:val="FootnoteReference"/>
          </w:rPr>
          <w:footnoteRef/>
        </w:r>
        <w:r>
          <w:t xml:space="preserve"> See also </w:t>
        </w:r>
        <w:r>
          <w:fldChar w:fldCharType="begin"/>
        </w:r>
        <w:r>
          <w:instrText>HYPERLINK "https://aspredicted.org" \h</w:instrText>
        </w:r>
        <w:r>
          <w:fldChar w:fldCharType="separate"/>
        </w:r>
        <w:r>
          <w:rPr>
            <w:rStyle w:val="Hyperlink"/>
          </w:rPr>
          <w:t>https://aspredicted.org</w:t>
        </w:r>
        <w:r>
          <w:rPr>
            <w:rStyle w:val="Hyperlink"/>
          </w:rPr>
          <w:fldChar w:fldCharType="end"/>
        </w:r>
        <w:r>
          <w:t>.</w:t>
        </w:r>
      </w:ins>
    </w:p>
  </w:footnote>
  <w:footnote w:id="7">
    <w:p w14:paraId="70D647DE" w14:textId="77777777" w:rsidR="008E522E" w:rsidRDefault="00000000">
      <w:pPr>
        <w:pStyle w:val="FootnoteText"/>
      </w:pPr>
      <w:ins w:id="738" w:author="Microsoft Office User" w:date="2024-12-18T12:00:00Z">
        <w:r>
          <w:rPr>
            <w:rStyle w:val="FootnoteReference"/>
          </w:rPr>
          <w:footnoteRef/>
        </w:r>
        <w:r>
          <w:t xml:space="preserve"> A public data deposition implies that the authors must publish ‘all relevant data collected as part of the research within a freely accessible repository’ (See Center for Open Science, 2024).</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432692"/>
      <w:docPartObj>
        <w:docPartGallery w:val="Page Numbers (Top of Page)"/>
        <w:docPartUnique/>
      </w:docPartObj>
    </w:sdtPr>
    <w:sdtContent>
      <w:p w14:paraId="44235D21" w14:textId="77777777" w:rsidR="00290DEA" w:rsidRDefault="00290DEA" w:rsidP="004852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B88C96" w14:textId="77777777" w:rsidR="00290DEA" w:rsidRDefault="00290DEA" w:rsidP="00290DE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32060013"/>
      <w:docPartObj>
        <w:docPartGallery w:val="Page Numbers (Top of Page)"/>
        <w:docPartUnique/>
      </w:docPartObj>
    </w:sdtPr>
    <w:sdtContent>
      <w:p w14:paraId="2B8C6B5B" w14:textId="77777777" w:rsidR="00290DEA" w:rsidRDefault="00290DEA" w:rsidP="004852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4FF4D70" w14:textId="2A0998EF" w:rsidR="004C1A18" w:rsidRPr="00023D74" w:rsidRDefault="004C1A18" w:rsidP="00290DEA">
    <w:pPr>
      <w:pStyle w:val="Header"/>
      <w:rPr>
        <w:rFonts w:ascii="Times New Roman" w:hAnsi="Times New Roman" w:cs="Times New Roman"/>
      </w:rPr>
    </w:pPr>
    <w:r w:rsidRPr="00023D74">
      <w:rPr>
        <w:rFonts w:ascii="Times New Roman" w:hAnsi="Times New Roman" w:cs="Times New Roman"/>
      </w:rPr>
      <w:t xml:space="preserve">Running head: </w:t>
    </w:r>
    <w:del w:id="1117" w:author="Microsoft Office User" w:date="2024-12-18T12:00:00Z">
      <w:r w:rsidR="00BD211A">
        <w:rPr>
          <w:rFonts w:ascii="Times New Roman" w:hAnsi="Times New Roman" w:cs="Times New Roman"/>
        </w:rPr>
        <w:delText>OPENING</w:delText>
      </w:r>
    </w:del>
    <w:ins w:id="1118" w:author="Microsoft Office User" w:date="2024-12-18T12:00:00Z">
      <w:r w:rsidR="00C41BB2">
        <w:rPr>
          <w:rFonts w:ascii="Times New Roman" w:hAnsi="Times New Roman" w:cs="Times New Roman"/>
        </w:rPr>
        <w:t>GUIDE TO</w:t>
      </w:r>
    </w:ins>
    <w:r w:rsidR="00C41BB2">
      <w:rPr>
        <w:rFonts w:ascii="Times New Roman" w:hAnsi="Times New Roman" w:cs="Times New Roman"/>
      </w:rPr>
      <w:t xml:space="preserve"> OPEN SCIENCE</w:t>
    </w:r>
    <w:del w:id="1119" w:author="Microsoft Office User" w:date="2024-12-18T12:00:00Z">
      <w:r w:rsidR="00BD211A">
        <w:rPr>
          <w:rFonts w:ascii="Times New Roman" w:hAnsi="Times New Roman" w:cs="Times New Roman"/>
        </w:rPr>
        <w:delText xml:space="preserve"> TO ALL</w:delText>
      </w:r>
    </w:del>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4F4197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C3AB82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F84CD7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F0C844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9E86D9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404026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55A89A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630A04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17A3A2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A9ED11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BE78AE6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1D546B9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00A99411"/>
    <w:multiLevelType w:val="multilevel"/>
    <w:tmpl w:val="E60CFEF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236818034">
    <w:abstractNumId w:val="10"/>
  </w:num>
  <w:num w:numId="2" w16cid:durableId="1430615699">
    <w:abstractNumId w:val="11"/>
  </w:num>
  <w:num w:numId="3" w16cid:durableId="42395639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33340740">
    <w:abstractNumId w:val="0"/>
  </w:num>
  <w:num w:numId="5" w16cid:durableId="681664215">
    <w:abstractNumId w:val="1"/>
  </w:num>
  <w:num w:numId="6" w16cid:durableId="2134327961">
    <w:abstractNumId w:val="2"/>
  </w:num>
  <w:num w:numId="7" w16cid:durableId="41253893">
    <w:abstractNumId w:val="3"/>
  </w:num>
  <w:num w:numId="8" w16cid:durableId="1224833452">
    <w:abstractNumId w:val="8"/>
  </w:num>
  <w:num w:numId="9" w16cid:durableId="932586503">
    <w:abstractNumId w:val="4"/>
  </w:num>
  <w:num w:numId="10" w16cid:durableId="520899331">
    <w:abstractNumId w:val="5"/>
  </w:num>
  <w:num w:numId="11" w16cid:durableId="1534541487">
    <w:abstractNumId w:val="6"/>
  </w:num>
  <w:num w:numId="12" w16cid:durableId="1795981238">
    <w:abstractNumId w:val="7"/>
  </w:num>
  <w:num w:numId="13" w16cid:durableId="858474234">
    <w:abstractNumId w:val="9"/>
  </w:num>
  <w:num w:numId="14" w16cid:durableId="64003448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916"/>
    <w:rsid w:val="00011C3A"/>
    <w:rsid w:val="00023D74"/>
    <w:rsid w:val="00036E9A"/>
    <w:rsid w:val="00097FD6"/>
    <w:rsid w:val="000A1916"/>
    <w:rsid w:val="000B4176"/>
    <w:rsid w:val="00100F9A"/>
    <w:rsid w:val="00104AF2"/>
    <w:rsid w:val="001174EB"/>
    <w:rsid w:val="001631B2"/>
    <w:rsid w:val="001B444A"/>
    <w:rsid w:val="001C4873"/>
    <w:rsid w:val="001C5760"/>
    <w:rsid w:val="001C626F"/>
    <w:rsid w:val="00290DEA"/>
    <w:rsid w:val="002B1C5D"/>
    <w:rsid w:val="002C311A"/>
    <w:rsid w:val="002E0C29"/>
    <w:rsid w:val="002F6096"/>
    <w:rsid w:val="00341B61"/>
    <w:rsid w:val="003542B5"/>
    <w:rsid w:val="0035639C"/>
    <w:rsid w:val="00381288"/>
    <w:rsid w:val="00392534"/>
    <w:rsid w:val="00393162"/>
    <w:rsid w:val="004042C7"/>
    <w:rsid w:val="00437182"/>
    <w:rsid w:val="004B5D83"/>
    <w:rsid w:val="004C1A18"/>
    <w:rsid w:val="004C4444"/>
    <w:rsid w:val="00503EF3"/>
    <w:rsid w:val="00515951"/>
    <w:rsid w:val="0051746C"/>
    <w:rsid w:val="00532419"/>
    <w:rsid w:val="0058511C"/>
    <w:rsid w:val="005A17EF"/>
    <w:rsid w:val="005C68B4"/>
    <w:rsid w:val="005E75E9"/>
    <w:rsid w:val="00604451"/>
    <w:rsid w:val="0061185A"/>
    <w:rsid w:val="0066552A"/>
    <w:rsid w:val="006912BD"/>
    <w:rsid w:val="006F0FAA"/>
    <w:rsid w:val="00726A53"/>
    <w:rsid w:val="00753E5C"/>
    <w:rsid w:val="00763C46"/>
    <w:rsid w:val="00777267"/>
    <w:rsid w:val="007B090F"/>
    <w:rsid w:val="007C28BA"/>
    <w:rsid w:val="007E1D7A"/>
    <w:rsid w:val="0083718B"/>
    <w:rsid w:val="00843E9B"/>
    <w:rsid w:val="00862595"/>
    <w:rsid w:val="00887D0D"/>
    <w:rsid w:val="008A18FA"/>
    <w:rsid w:val="008C750E"/>
    <w:rsid w:val="008D4EC6"/>
    <w:rsid w:val="008E522E"/>
    <w:rsid w:val="00912EAA"/>
    <w:rsid w:val="009805CD"/>
    <w:rsid w:val="009D0313"/>
    <w:rsid w:val="009D0C80"/>
    <w:rsid w:val="009E1855"/>
    <w:rsid w:val="009F3262"/>
    <w:rsid w:val="00A2217C"/>
    <w:rsid w:val="00A4272F"/>
    <w:rsid w:val="00A5531A"/>
    <w:rsid w:val="00A56317"/>
    <w:rsid w:val="00AC443E"/>
    <w:rsid w:val="00AE4939"/>
    <w:rsid w:val="00B149E6"/>
    <w:rsid w:val="00B80338"/>
    <w:rsid w:val="00B80E4C"/>
    <w:rsid w:val="00BD211A"/>
    <w:rsid w:val="00BF4EE0"/>
    <w:rsid w:val="00C03A89"/>
    <w:rsid w:val="00C075EB"/>
    <w:rsid w:val="00C41BB2"/>
    <w:rsid w:val="00C5589F"/>
    <w:rsid w:val="00C71DE1"/>
    <w:rsid w:val="00D14373"/>
    <w:rsid w:val="00D47291"/>
    <w:rsid w:val="00D5766C"/>
    <w:rsid w:val="00D83753"/>
    <w:rsid w:val="00DB32D8"/>
    <w:rsid w:val="00DD6CE9"/>
    <w:rsid w:val="00DE26B3"/>
    <w:rsid w:val="00DF62DF"/>
    <w:rsid w:val="00E436DA"/>
    <w:rsid w:val="00EB3F0D"/>
    <w:rsid w:val="00EE4E0C"/>
    <w:rsid w:val="00EE77C7"/>
    <w:rsid w:val="00F12108"/>
    <w:rsid w:val="00F42E3D"/>
    <w:rsid w:val="00F61084"/>
    <w:rsid w:val="00FC45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CEBB6B0"/>
  <w15:docId w15:val="{3F75B958-8275-5941-85FE-69CA53287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FC45A1"/>
    <w:pPr>
      <w:keepNext/>
      <w:keepLines/>
      <w:spacing w:after="240"/>
      <w:jc w:val="center"/>
      <w:outlineLvl w:val="0"/>
    </w:pPr>
    <w:rPr>
      <w:rFonts w:ascii="Times New Roman" w:eastAsiaTheme="majorEastAsia" w:hAnsi="Times New Roman" w:cstheme="majorBidi"/>
      <w:b/>
      <w:bCs/>
      <w:color w:val="000000" w:themeColor="text1"/>
      <w:szCs w:val="32"/>
    </w:rPr>
  </w:style>
  <w:style w:type="paragraph" w:styleId="Heading2">
    <w:name w:val="heading 2"/>
    <w:basedOn w:val="Normal"/>
    <w:next w:val="BodyText"/>
    <w:uiPriority w:val="9"/>
    <w:unhideWhenUsed/>
    <w:qFormat/>
    <w:rsid w:val="00F12108"/>
    <w:pPr>
      <w:keepNext/>
      <w:keepLines/>
      <w:spacing w:before="200" w:after="0" w:line="480" w:lineRule="auto"/>
      <w:outlineLvl w:val="1"/>
    </w:pPr>
    <w:rPr>
      <w:rFonts w:ascii="Times New Roman" w:eastAsiaTheme="majorEastAsia" w:hAnsi="Times New Roman" w:cstheme="majorBidi"/>
      <w:b/>
      <w:bCs/>
      <w:color w:val="000000" w:themeColor="text1"/>
      <w:szCs w:val="28"/>
    </w:rPr>
  </w:style>
  <w:style w:type="paragraph" w:styleId="Heading3">
    <w:name w:val="heading 3"/>
    <w:basedOn w:val="Normal"/>
    <w:next w:val="BodyText"/>
    <w:uiPriority w:val="9"/>
    <w:unhideWhenUsed/>
    <w:qFormat/>
    <w:rsid w:val="00F12108"/>
    <w:pPr>
      <w:keepNext/>
      <w:keepLines/>
      <w:spacing w:after="0" w:line="480" w:lineRule="auto"/>
      <w:outlineLvl w:val="2"/>
    </w:pPr>
    <w:rPr>
      <w:rFonts w:ascii="Times New Roman" w:eastAsiaTheme="majorEastAsia" w:hAnsi="Times New Roman" w:cstheme="majorBidi"/>
      <w:b/>
      <w:bCs/>
      <w:i/>
      <w:color w:val="000000" w:themeColor="text1"/>
    </w:rPr>
  </w:style>
  <w:style w:type="paragraph" w:styleId="Heading4">
    <w:name w:val="heading 4"/>
    <w:basedOn w:val="Normal"/>
    <w:next w:val="BodyText"/>
    <w:uiPriority w:val="9"/>
    <w:unhideWhenUsed/>
    <w:qFormat/>
    <w:rsid w:val="00F12108"/>
    <w:pPr>
      <w:keepNext/>
      <w:keepLines/>
      <w:spacing w:after="0" w:line="480" w:lineRule="auto"/>
      <w:ind w:left="432"/>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aliases w:val="affiliation"/>
    <w:basedOn w:val="Normal"/>
    <w:next w:val="BodyText"/>
    <w:uiPriority w:val="9"/>
    <w:unhideWhenUsed/>
    <w:qFormat/>
    <w:rsid w:val="002E0C29"/>
    <w:pPr>
      <w:keepNext/>
      <w:keepLines/>
      <w:spacing w:before="200" w:after="0"/>
      <w:jc w:val="center"/>
      <w:outlineLvl w:val="8"/>
    </w:pPr>
    <w:rPr>
      <w:rFonts w:ascii="Times New Roman" w:eastAsiaTheme="majorEastAsia" w:hAnsi="Times New Roman" w:cs="Times New Roman (Headings 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C626F"/>
    <w:pPr>
      <w:spacing w:after="0" w:line="480" w:lineRule="auto"/>
      <w:ind w:firstLine="432"/>
    </w:pPr>
    <w:rPr>
      <w:rFonts w:ascii="Times New Roman" w:hAnsi="Times New Roman"/>
    </w:rPr>
  </w:style>
  <w:style w:type="paragraph" w:customStyle="1" w:styleId="FirstParagraph">
    <w:name w:val="First Paragraph"/>
    <w:basedOn w:val="BodyText"/>
    <w:next w:val="BodyText"/>
    <w:qFormat/>
    <w:rsid w:val="006912BD"/>
  </w:style>
  <w:style w:type="paragraph" w:customStyle="1" w:styleId="Compact">
    <w:name w:val="Compact"/>
    <w:basedOn w:val="BodyText"/>
    <w:qFormat/>
    <w:rsid w:val="007B090F"/>
    <w:pPr>
      <w:spacing w:before="36" w:after="36" w:line="240" w:lineRule="auto"/>
      <w:ind w:firstLine="0"/>
    </w:pPr>
  </w:style>
  <w:style w:type="paragraph" w:styleId="Title">
    <w:name w:val="Title"/>
    <w:basedOn w:val="Normal"/>
    <w:next w:val="BodyText"/>
    <w:link w:val="TitleChar"/>
    <w:qFormat/>
    <w:rsid w:val="0035639C"/>
    <w:pPr>
      <w:keepNext/>
      <w:keepLines/>
      <w:spacing w:before="2040" w:after="240"/>
      <w:jc w:val="center"/>
    </w:pPr>
    <w:rPr>
      <w:rFonts w:ascii="Times New Roman" w:eastAsiaTheme="majorEastAsia" w:hAnsi="Times New Roman" w:cstheme="majorBidi"/>
      <w:bCs/>
      <w:color w:val="000000" w:themeColor="text1"/>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BF4EE0"/>
    <w:pPr>
      <w:keepNext/>
      <w:keepLines/>
      <w:spacing w:after="0"/>
      <w:jc w:val="center"/>
    </w:pPr>
    <w:rPr>
      <w:rFonts w:ascii="Times New Roman" w:hAnsi="Times New Roman"/>
    </w:rPr>
  </w:style>
  <w:style w:type="paragraph" w:styleId="Date">
    <w:name w:val="Date"/>
    <w:next w:val="BodyText"/>
    <w:qFormat/>
    <w:rsid w:val="004C4444"/>
    <w:pPr>
      <w:keepNext/>
      <w:keepLines/>
      <w:spacing w:after="240" w:line="480" w:lineRule="auto"/>
      <w:jc w:val="center"/>
    </w:pPr>
    <w:rPr>
      <w:rFonts w:ascii="Times New Roman" w:hAnsi="Times New Roman"/>
    </w:rPr>
  </w:style>
  <w:style w:type="paragraph" w:customStyle="1" w:styleId="Abstract">
    <w:name w:val="Abstract"/>
    <w:basedOn w:val="Normal"/>
    <w:next w:val="BodyText"/>
    <w:qFormat/>
    <w:rsid w:val="009F3262"/>
    <w:pPr>
      <w:keepNext/>
      <w:keepLines/>
      <w:spacing w:after="0" w:line="480" w:lineRule="auto"/>
      <w:ind w:firstLine="432"/>
    </w:pPr>
    <w:rPr>
      <w:rFonts w:ascii="Times New Roman" w:hAnsi="Times New Roman"/>
      <w:szCs w:val="20"/>
    </w:rPr>
  </w:style>
  <w:style w:type="paragraph" w:styleId="Bibliography">
    <w:name w:val="Bibliography"/>
    <w:basedOn w:val="Normal"/>
    <w:qFormat/>
    <w:rsid w:val="00FC45A1"/>
    <w:pPr>
      <w:ind w:left="432" w:hanging="432"/>
    </w:pPr>
    <w:rPr>
      <w:rFonts w:ascii="Times New Roman" w:hAnsi="Times New Roman"/>
    </w:rPr>
  </w:style>
  <w:style w:type="paragraph" w:styleId="BlockText">
    <w:name w:val="Block Text"/>
    <w:basedOn w:val="BodyText"/>
    <w:next w:val="BodyText"/>
    <w:uiPriority w:val="9"/>
    <w:unhideWhenUsed/>
    <w:qFormat/>
    <w:rsid w:val="00887D0D"/>
    <w:pPr>
      <w:spacing w:before="120" w:after="240" w:line="240" w:lineRule="auto"/>
      <w:ind w:left="475" w:right="475" w:firstLine="0"/>
    </w:pPr>
  </w:style>
  <w:style w:type="paragraph" w:styleId="FootnoteText">
    <w:name w:val="footnote text"/>
    <w:basedOn w:val="Normal"/>
    <w:uiPriority w:val="9"/>
    <w:unhideWhenUsed/>
    <w:qFormat/>
    <w:rsid w:val="00D5766C"/>
    <w:pPr>
      <w:spacing w:after="0"/>
    </w:pPr>
    <w:rPr>
      <w:rFonts w:ascii="Times New Roman" w:hAnsi="Times New Roman"/>
      <w:sz w:val="21"/>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11C3A"/>
    <w:pPr>
      <w:keepNext/>
    </w:pPr>
    <w:rPr>
      <w:rFonts w:ascii="Times New Roman" w:hAnsi="Times New Roman"/>
    </w:rPr>
  </w:style>
  <w:style w:type="paragraph" w:customStyle="1" w:styleId="ImageCaption">
    <w:name w:val="Image Caption"/>
    <w:basedOn w:val="Caption"/>
    <w:rsid w:val="00912EAA"/>
    <w:pPr>
      <w:spacing w:after="300"/>
    </w:pPr>
    <w:rPr>
      <w:rFonts w:ascii="Times New Roman" w:hAnsi="Times New Roman"/>
    </w:rPr>
  </w:style>
  <w:style w:type="paragraph" w:customStyle="1" w:styleId="Figure">
    <w:name w:val="Figure"/>
    <w:basedOn w:val="Normal"/>
    <w:rsid w:val="001631B2"/>
    <w:rPr>
      <w:rFonts w:ascii="Times New Roman" w:hAnsi="Times New Roman"/>
      <w:i/>
    </w:rPr>
  </w:style>
  <w:style w:type="paragraph" w:customStyle="1" w:styleId="CaptionedFigure">
    <w:name w:val="Captioned Figure"/>
    <w:basedOn w:val="Figure"/>
    <w:rsid w:val="00DE26B3"/>
    <w:pPr>
      <w:keepNext/>
      <w:jc w:val="center"/>
    </w:pPr>
    <w:rPr>
      <w:i w:val="0"/>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011C3A"/>
    <w:rPr>
      <w:rFonts w:ascii="Menlo" w:hAnsi="Menlo"/>
      <w:sz w:val="20"/>
      <w:shd w:val="clear" w:color="auto" w:fill="F8F8F8"/>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011C3A"/>
    <w:pPr>
      <w:shd w:val="clear" w:color="auto" w:fill="F8F8F8"/>
      <w:wordWrap w:val="0"/>
    </w:pPr>
    <w:rPr>
      <w:rFonts w:ascii="Menlo" w:hAnsi="Menlo"/>
      <w:sz w:val="20"/>
    </w:rPr>
  </w:style>
  <w:style w:type="character" w:customStyle="1" w:styleId="KeywordTok">
    <w:name w:val="KeywordTok"/>
    <w:basedOn w:val="VerbatimChar"/>
    <w:rPr>
      <w:rFonts w:ascii="Menlo" w:hAnsi="Menlo"/>
      <w:b/>
      <w:color w:val="204A87"/>
      <w:sz w:val="20"/>
      <w:shd w:val="clear" w:color="auto" w:fill="F8F8F8"/>
    </w:rPr>
  </w:style>
  <w:style w:type="character" w:customStyle="1" w:styleId="DataTypeTok">
    <w:name w:val="DataTypeTok"/>
    <w:basedOn w:val="VerbatimChar"/>
    <w:rPr>
      <w:rFonts w:ascii="Menlo" w:hAnsi="Menlo"/>
      <w:color w:val="204A87"/>
      <w:sz w:val="20"/>
      <w:shd w:val="clear" w:color="auto" w:fill="F8F8F8"/>
    </w:rPr>
  </w:style>
  <w:style w:type="character" w:customStyle="1" w:styleId="DecValTok">
    <w:name w:val="DecValTok"/>
    <w:basedOn w:val="VerbatimChar"/>
    <w:rPr>
      <w:rFonts w:ascii="Menlo" w:hAnsi="Menlo"/>
      <w:color w:val="0000CF"/>
      <w:sz w:val="20"/>
      <w:shd w:val="clear" w:color="auto" w:fill="F8F8F8"/>
    </w:rPr>
  </w:style>
  <w:style w:type="character" w:customStyle="1" w:styleId="BaseNTok">
    <w:name w:val="BaseNTok"/>
    <w:basedOn w:val="VerbatimChar"/>
    <w:rPr>
      <w:rFonts w:ascii="Menlo" w:hAnsi="Menlo"/>
      <w:color w:val="0000CF"/>
      <w:sz w:val="20"/>
      <w:shd w:val="clear" w:color="auto" w:fill="F8F8F8"/>
    </w:rPr>
  </w:style>
  <w:style w:type="character" w:customStyle="1" w:styleId="FloatTok">
    <w:name w:val="FloatTok"/>
    <w:basedOn w:val="VerbatimChar"/>
    <w:rPr>
      <w:rFonts w:ascii="Menlo" w:hAnsi="Menlo"/>
      <w:color w:val="0000CF"/>
      <w:sz w:val="20"/>
      <w:shd w:val="clear" w:color="auto" w:fill="F8F8F8"/>
    </w:rPr>
  </w:style>
  <w:style w:type="character" w:customStyle="1" w:styleId="ConstantTok">
    <w:name w:val="ConstantTok"/>
    <w:basedOn w:val="VerbatimChar"/>
    <w:rPr>
      <w:rFonts w:ascii="Menlo" w:hAnsi="Menlo"/>
      <w:color w:val="000000"/>
      <w:sz w:val="20"/>
      <w:shd w:val="clear" w:color="auto" w:fill="F8F8F8"/>
    </w:rPr>
  </w:style>
  <w:style w:type="character" w:customStyle="1" w:styleId="CharTok">
    <w:name w:val="CharTok"/>
    <w:basedOn w:val="VerbatimChar"/>
    <w:rPr>
      <w:rFonts w:ascii="Menlo" w:hAnsi="Menlo"/>
      <w:color w:val="4E9A06"/>
      <w:sz w:val="20"/>
      <w:shd w:val="clear" w:color="auto" w:fill="F8F8F8"/>
    </w:rPr>
  </w:style>
  <w:style w:type="character" w:customStyle="1" w:styleId="SpecialCharTok">
    <w:name w:val="SpecialCharTok"/>
    <w:basedOn w:val="VerbatimChar"/>
    <w:rPr>
      <w:rFonts w:ascii="Menlo" w:hAnsi="Menlo"/>
      <w:color w:val="000000"/>
      <w:sz w:val="20"/>
      <w:shd w:val="clear" w:color="auto" w:fill="F8F8F8"/>
    </w:rPr>
  </w:style>
  <w:style w:type="character" w:customStyle="1" w:styleId="StringTok">
    <w:name w:val="StringTok"/>
    <w:basedOn w:val="VerbatimChar"/>
    <w:rPr>
      <w:rFonts w:ascii="Menlo" w:hAnsi="Menlo"/>
      <w:color w:val="4E9A06"/>
      <w:sz w:val="20"/>
      <w:shd w:val="clear" w:color="auto" w:fill="F8F8F8"/>
    </w:rPr>
  </w:style>
  <w:style w:type="character" w:customStyle="1" w:styleId="VerbatimStringTok">
    <w:name w:val="VerbatimStringTok"/>
    <w:basedOn w:val="VerbatimChar"/>
    <w:rPr>
      <w:rFonts w:ascii="Menlo" w:hAnsi="Menlo"/>
      <w:color w:val="4E9A06"/>
      <w:sz w:val="20"/>
      <w:shd w:val="clear" w:color="auto" w:fill="F8F8F8"/>
    </w:rPr>
  </w:style>
  <w:style w:type="character" w:customStyle="1" w:styleId="SpecialStringTok">
    <w:name w:val="SpecialStringTok"/>
    <w:basedOn w:val="VerbatimChar"/>
    <w:rPr>
      <w:rFonts w:ascii="Menlo" w:hAnsi="Menlo"/>
      <w:color w:val="4E9A06"/>
      <w:sz w:val="20"/>
      <w:shd w:val="clear" w:color="auto" w:fill="F8F8F8"/>
    </w:rPr>
  </w:style>
  <w:style w:type="character" w:customStyle="1" w:styleId="ImportTok">
    <w:name w:val="ImportTok"/>
    <w:basedOn w:val="VerbatimChar"/>
    <w:rPr>
      <w:rFonts w:ascii="Menlo" w:hAnsi="Menlo"/>
      <w:sz w:val="20"/>
      <w:shd w:val="clear" w:color="auto" w:fill="F8F8F8"/>
    </w:rPr>
  </w:style>
  <w:style w:type="character" w:customStyle="1" w:styleId="CommentTok">
    <w:name w:val="CommentTok"/>
    <w:basedOn w:val="VerbatimChar"/>
    <w:rPr>
      <w:rFonts w:ascii="Menlo" w:hAnsi="Menlo"/>
      <w:i/>
      <w:color w:val="8F5902"/>
      <w:sz w:val="20"/>
      <w:shd w:val="clear" w:color="auto" w:fill="F8F8F8"/>
    </w:rPr>
  </w:style>
  <w:style w:type="character" w:customStyle="1" w:styleId="DocumentationTok">
    <w:name w:val="DocumentationTok"/>
    <w:basedOn w:val="VerbatimChar"/>
    <w:rPr>
      <w:rFonts w:ascii="Menlo" w:hAnsi="Menlo"/>
      <w:b/>
      <w:i/>
      <w:color w:val="8F5902"/>
      <w:sz w:val="20"/>
      <w:shd w:val="clear" w:color="auto" w:fill="F8F8F8"/>
    </w:rPr>
  </w:style>
  <w:style w:type="character" w:customStyle="1" w:styleId="AnnotationTok">
    <w:name w:val="AnnotationTok"/>
    <w:basedOn w:val="VerbatimChar"/>
    <w:rPr>
      <w:rFonts w:ascii="Menlo" w:hAnsi="Menlo"/>
      <w:b/>
      <w:i/>
      <w:color w:val="8F5902"/>
      <w:sz w:val="20"/>
      <w:shd w:val="clear" w:color="auto" w:fill="F8F8F8"/>
    </w:rPr>
  </w:style>
  <w:style w:type="character" w:customStyle="1" w:styleId="CommentVarTok">
    <w:name w:val="CommentVarTok"/>
    <w:basedOn w:val="VerbatimChar"/>
    <w:rPr>
      <w:rFonts w:ascii="Menlo" w:hAnsi="Menlo"/>
      <w:b/>
      <w:i/>
      <w:color w:val="8F5902"/>
      <w:sz w:val="20"/>
      <w:shd w:val="clear" w:color="auto" w:fill="F8F8F8"/>
    </w:rPr>
  </w:style>
  <w:style w:type="character" w:customStyle="1" w:styleId="OtherTok">
    <w:name w:val="OtherTok"/>
    <w:basedOn w:val="VerbatimChar"/>
    <w:rPr>
      <w:rFonts w:ascii="Menlo" w:hAnsi="Menlo"/>
      <w:color w:val="8F5902"/>
      <w:sz w:val="20"/>
      <w:shd w:val="clear" w:color="auto" w:fill="F8F8F8"/>
    </w:rPr>
  </w:style>
  <w:style w:type="character" w:customStyle="1" w:styleId="FunctionTok">
    <w:name w:val="FunctionTok"/>
    <w:basedOn w:val="VerbatimChar"/>
    <w:rPr>
      <w:rFonts w:ascii="Menlo" w:hAnsi="Menlo"/>
      <w:color w:val="000000"/>
      <w:sz w:val="20"/>
      <w:shd w:val="clear" w:color="auto" w:fill="F8F8F8"/>
    </w:rPr>
  </w:style>
  <w:style w:type="character" w:customStyle="1" w:styleId="VariableTok">
    <w:name w:val="VariableTok"/>
    <w:basedOn w:val="VerbatimChar"/>
    <w:rPr>
      <w:rFonts w:ascii="Menlo" w:hAnsi="Menlo"/>
      <w:color w:val="000000"/>
      <w:sz w:val="20"/>
      <w:shd w:val="clear" w:color="auto" w:fill="F8F8F8"/>
    </w:rPr>
  </w:style>
  <w:style w:type="character" w:customStyle="1" w:styleId="ControlFlowTok">
    <w:name w:val="ControlFlowTok"/>
    <w:basedOn w:val="VerbatimChar"/>
    <w:rPr>
      <w:rFonts w:ascii="Menlo" w:hAnsi="Menlo"/>
      <w:b/>
      <w:color w:val="204A87"/>
      <w:sz w:val="20"/>
      <w:shd w:val="clear" w:color="auto" w:fill="F8F8F8"/>
    </w:rPr>
  </w:style>
  <w:style w:type="character" w:customStyle="1" w:styleId="OperatorTok">
    <w:name w:val="OperatorTok"/>
    <w:basedOn w:val="VerbatimChar"/>
    <w:rPr>
      <w:rFonts w:ascii="Menlo" w:hAnsi="Menlo"/>
      <w:b/>
      <w:color w:val="CE5C00"/>
      <w:sz w:val="20"/>
      <w:shd w:val="clear" w:color="auto" w:fill="F8F8F8"/>
    </w:rPr>
  </w:style>
  <w:style w:type="character" w:customStyle="1" w:styleId="BuiltInTok">
    <w:name w:val="BuiltInTok"/>
    <w:basedOn w:val="VerbatimChar"/>
    <w:rPr>
      <w:rFonts w:ascii="Menlo" w:hAnsi="Menlo"/>
      <w:sz w:val="20"/>
      <w:shd w:val="clear" w:color="auto" w:fill="F8F8F8"/>
    </w:rPr>
  </w:style>
  <w:style w:type="character" w:customStyle="1" w:styleId="ExtensionTok">
    <w:name w:val="ExtensionTok"/>
    <w:basedOn w:val="VerbatimChar"/>
    <w:rPr>
      <w:rFonts w:ascii="Menlo" w:hAnsi="Menlo"/>
      <w:sz w:val="20"/>
      <w:shd w:val="clear" w:color="auto" w:fill="F8F8F8"/>
    </w:rPr>
  </w:style>
  <w:style w:type="character" w:customStyle="1" w:styleId="PreprocessorTok">
    <w:name w:val="PreprocessorTok"/>
    <w:basedOn w:val="VerbatimChar"/>
    <w:rPr>
      <w:rFonts w:ascii="Menlo" w:hAnsi="Menlo"/>
      <w:i/>
      <w:color w:val="8F5902"/>
      <w:sz w:val="20"/>
      <w:shd w:val="clear" w:color="auto" w:fill="F8F8F8"/>
    </w:rPr>
  </w:style>
  <w:style w:type="character" w:customStyle="1" w:styleId="AttributeTok">
    <w:name w:val="AttributeTok"/>
    <w:basedOn w:val="VerbatimChar"/>
    <w:rPr>
      <w:rFonts w:ascii="Menlo" w:hAnsi="Menlo"/>
      <w:color w:val="C4A000"/>
      <w:sz w:val="20"/>
      <w:shd w:val="clear" w:color="auto" w:fill="F8F8F8"/>
    </w:rPr>
  </w:style>
  <w:style w:type="character" w:customStyle="1" w:styleId="RegionMarkerTok">
    <w:name w:val="RegionMarkerTok"/>
    <w:basedOn w:val="VerbatimChar"/>
    <w:rPr>
      <w:rFonts w:ascii="Menlo" w:hAnsi="Menlo"/>
      <w:sz w:val="20"/>
      <w:shd w:val="clear" w:color="auto" w:fill="F8F8F8"/>
    </w:rPr>
  </w:style>
  <w:style w:type="character" w:customStyle="1" w:styleId="InformationTok">
    <w:name w:val="InformationTok"/>
    <w:basedOn w:val="VerbatimChar"/>
    <w:rPr>
      <w:rFonts w:ascii="Menlo" w:hAnsi="Menlo"/>
      <w:b/>
      <w:i/>
      <w:color w:val="8F5902"/>
      <w:sz w:val="20"/>
      <w:shd w:val="clear" w:color="auto" w:fill="F8F8F8"/>
    </w:rPr>
  </w:style>
  <w:style w:type="character" w:customStyle="1" w:styleId="WarningTok">
    <w:name w:val="WarningTok"/>
    <w:basedOn w:val="VerbatimChar"/>
    <w:rPr>
      <w:rFonts w:ascii="Menlo" w:hAnsi="Menlo"/>
      <w:b/>
      <w:i/>
      <w:color w:val="8F5902"/>
      <w:sz w:val="20"/>
      <w:shd w:val="clear" w:color="auto" w:fill="F8F8F8"/>
    </w:rPr>
  </w:style>
  <w:style w:type="character" w:customStyle="1" w:styleId="AlertTok">
    <w:name w:val="AlertTok"/>
    <w:basedOn w:val="VerbatimChar"/>
    <w:rPr>
      <w:rFonts w:ascii="Menlo" w:hAnsi="Menlo"/>
      <w:color w:val="EF2929"/>
      <w:sz w:val="20"/>
      <w:shd w:val="clear" w:color="auto" w:fill="F8F8F8"/>
    </w:rPr>
  </w:style>
  <w:style w:type="character" w:customStyle="1" w:styleId="ErrorTok">
    <w:name w:val="ErrorTok"/>
    <w:basedOn w:val="VerbatimChar"/>
    <w:rPr>
      <w:rFonts w:ascii="Menlo" w:hAnsi="Menlo"/>
      <w:b/>
      <w:color w:val="A40000"/>
      <w:sz w:val="20"/>
      <w:shd w:val="clear" w:color="auto" w:fill="F8F8F8"/>
    </w:rPr>
  </w:style>
  <w:style w:type="character" w:customStyle="1" w:styleId="NormalTok">
    <w:name w:val="NormalTok"/>
    <w:basedOn w:val="VerbatimChar"/>
    <w:rPr>
      <w:rFonts w:ascii="Menlo" w:hAnsi="Menlo"/>
      <w:sz w:val="20"/>
      <w:shd w:val="clear" w:color="auto" w:fill="F8F8F8"/>
    </w:rPr>
  </w:style>
  <w:style w:type="paragraph" w:styleId="ListBullet">
    <w:name w:val="List Bullet"/>
    <w:basedOn w:val="Normal"/>
    <w:semiHidden/>
    <w:unhideWhenUsed/>
    <w:rsid w:val="00011C3A"/>
    <w:pPr>
      <w:numPr>
        <w:numId w:val="13"/>
      </w:numPr>
      <w:contextualSpacing/>
    </w:pPr>
    <w:rPr>
      <w:rFonts w:ascii="Times New Roman" w:hAnsi="Times New Roman"/>
    </w:rPr>
  </w:style>
  <w:style w:type="character" w:customStyle="1" w:styleId="BodyTextChar">
    <w:name w:val="Body Text Char"/>
    <w:basedOn w:val="DefaultParagraphFont"/>
    <w:link w:val="BodyText"/>
    <w:rsid w:val="001C626F"/>
    <w:rPr>
      <w:rFonts w:ascii="Times New Roman" w:hAnsi="Times New Roman"/>
    </w:rPr>
  </w:style>
  <w:style w:type="paragraph" w:styleId="ListNumber">
    <w:name w:val="List Number"/>
    <w:basedOn w:val="Normal"/>
    <w:semiHidden/>
    <w:unhideWhenUsed/>
    <w:rsid w:val="00011C3A"/>
    <w:pPr>
      <w:numPr>
        <w:numId w:val="8"/>
      </w:numPr>
      <w:contextualSpacing/>
    </w:pPr>
    <w:rPr>
      <w:rFonts w:ascii="Times New Roman" w:hAnsi="Times New Roman"/>
    </w:rPr>
  </w:style>
  <w:style w:type="character" w:styleId="PageNumber">
    <w:name w:val="page number"/>
    <w:basedOn w:val="DefaultParagraphFont"/>
    <w:semiHidden/>
    <w:unhideWhenUsed/>
    <w:rsid w:val="00011C3A"/>
    <w:rPr>
      <w:rFonts w:ascii="Times New Roman" w:hAnsi="Times New Roman"/>
      <w:b w:val="0"/>
      <w:i w:val="0"/>
      <w:sz w:val="24"/>
    </w:rPr>
  </w:style>
  <w:style w:type="paragraph" w:styleId="Header">
    <w:name w:val="header"/>
    <w:basedOn w:val="Normal"/>
    <w:link w:val="HeaderChar"/>
    <w:unhideWhenUsed/>
    <w:rsid w:val="004C1A18"/>
    <w:pPr>
      <w:tabs>
        <w:tab w:val="center" w:pos="4680"/>
        <w:tab w:val="right" w:pos="9360"/>
      </w:tabs>
      <w:spacing w:after="0"/>
    </w:pPr>
  </w:style>
  <w:style w:type="character" w:customStyle="1" w:styleId="HeaderChar">
    <w:name w:val="Header Char"/>
    <w:basedOn w:val="DefaultParagraphFont"/>
    <w:link w:val="Header"/>
    <w:rsid w:val="004C1A18"/>
  </w:style>
  <w:style w:type="paragraph" w:styleId="Footer">
    <w:name w:val="footer"/>
    <w:basedOn w:val="Normal"/>
    <w:link w:val="FooterChar"/>
    <w:unhideWhenUsed/>
    <w:rsid w:val="004C1A18"/>
    <w:pPr>
      <w:tabs>
        <w:tab w:val="center" w:pos="4680"/>
        <w:tab w:val="right" w:pos="9360"/>
      </w:tabs>
      <w:spacing w:after="0"/>
    </w:pPr>
  </w:style>
  <w:style w:type="character" w:customStyle="1" w:styleId="FooterChar">
    <w:name w:val="Footer Char"/>
    <w:basedOn w:val="DefaultParagraphFont"/>
    <w:link w:val="Footer"/>
    <w:rsid w:val="004C1A18"/>
  </w:style>
  <w:style w:type="paragraph" w:customStyle="1" w:styleId="Abstractheading">
    <w:name w:val="Abstract heading"/>
    <w:basedOn w:val="Heading1"/>
    <w:qFormat/>
    <w:rsid w:val="00DB32D8"/>
    <w:rPr>
      <w:rFonts w:cs="Times New Roman (Headings CS)"/>
      <w:b w:val="0"/>
    </w:rPr>
  </w:style>
  <w:style w:type="paragraph" w:customStyle="1" w:styleId="Title2">
    <w:name w:val="Title2"/>
    <w:basedOn w:val="Title"/>
    <w:qFormat/>
    <w:rsid w:val="002B1C5D"/>
    <w:pPr>
      <w:spacing w:before="0" w:after="360"/>
    </w:pPr>
  </w:style>
  <w:style w:type="paragraph" w:customStyle="1" w:styleId="math">
    <w:name w:val="math"/>
    <w:basedOn w:val="BodyText"/>
    <w:qFormat/>
    <w:rsid w:val="00AC443E"/>
    <w:rPr>
      <w:rFonts w:ascii="Latin Modern Math" w:hAnsi="Latin Modern Math"/>
      <w:i/>
    </w:rPr>
  </w:style>
  <w:style w:type="character" w:styleId="UnresolvedMention">
    <w:name w:val="Unresolved Mention"/>
    <w:basedOn w:val="DefaultParagraphFont"/>
    <w:uiPriority w:val="99"/>
    <w:semiHidden/>
    <w:unhideWhenUsed/>
    <w:rsid w:val="00B149E6"/>
    <w:rPr>
      <w:color w:val="605E5C"/>
      <w:shd w:val="clear" w:color="auto" w:fill="E1DFDD"/>
    </w:rPr>
  </w:style>
  <w:style w:type="paragraph" w:customStyle="1" w:styleId="p1">
    <w:name w:val="p1"/>
    <w:basedOn w:val="Normal"/>
    <w:rsid w:val="0061185A"/>
    <w:pPr>
      <w:spacing w:after="0"/>
    </w:pPr>
    <w:rPr>
      <w:rFonts w:ascii="Times New Roman" w:eastAsia="Times New Roman" w:hAnsi="Times New Roman" w:cs="Times New Roman"/>
      <w:color w:val="000000"/>
      <w:sz w:val="18"/>
      <w:szCs w:val="18"/>
    </w:rPr>
  </w:style>
  <w:style w:type="character" w:customStyle="1" w:styleId="TitleChar">
    <w:name w:val="Title Char"/>
    <w:basedOn w:val="DefaultParagraphFont"/>
    <w:link w:val="Title"/>
    <w:rsid w:val="00DD6CE9"/>
    <w:rPr>
      <w:rFonts w:ascii="Times New Roman" w:eastAsiaTheme="majorEastAsia" w:hAnsi="Times New Roman" w:cstheme="majorBidi"/>
      <w:bCs/>
      <w:color w:val="000000" w:themeColor="text1"/>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47606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sf.io/qvjzy" TargetMode="External"/><Relationship Id="rId18" Type="http://schemas.openxmlformats.org/officeDocument/2006/relationships/hyperlink" Target="https://doi.org/10.5070/G6011239" TargetMode="External"/><Relationship Id="rId26" Type="http://schemas.openxmlformats.org/officeDocument/2006/relationships/hyperlink" Target="https://doi.org/10.7554/eLife.71601" TargetMode="External"/><Relationship Id="rId39" Type="http://schemas.openxmlformats.org/officeDocument/2006/relationships/hyperlink" Target="https://doi.org/10.7554/eLife.53275" TargetMode="External"/><Relationship Id="rId21" Type="http://schemas.openxmlformats.org/officeDocument/2006/relationships/hyperlink" Target="https://doi.org/10.3390/languages6010009" TargetMode="External"/><Relationship Id="rId34" Type="http://schemas.openxmlformats.org/officeDocument/2006/relationships/hyperlink" Target="https://youtu.be/0Rnq1NpHdmw?si=6tIMWkEbOY47rhaE" TargetMode="External"/><Relationship Id="rId42" Type="http://schemas.openxmlformats.org/officeDocument/2006/relationships/hyperlink" Target="https://doi.org/10.1177/0956797611417632" TargetMode="External"/><Relationship Id="rId47" Type="http://schemas.openxmlformats.org/officeDocument/2006/relationships/hyperlink" Target="https://doi.org/10.1037/0003-066X.61.7.726" TargetMode="External"/><Relationship Id="rId50" Type="http://schemas.openxmlformats.org/officeDocument/2006/relationships/image" Target="media/image7.png"/><Relationship Id="rId55" Type="http://schemas.microsoft.com/office/2011/relationships/people" Target="peop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doi.org/10.34293/education.v8i4.3232" TargetMode="External"/><Relationship Id="rId11" Type="http://schemas.openxmlformats.org/officeDocument/2006/relationships/hyperlink" Target="https://github.com/RAP-group/empathy_intonation_perc" TargetMode="External"/><Relationship Id="rId24" Type="http://schemas.openxmlformats.org/officeDocument/2006/relationships/hyperlink" Target="https://doi.org/10.1027/2151-2604/a000387" TargetMode="External"/><Relationship Id="rId32" Type="http://schemas.openxmlformats.org/officeDocument/2006/relationships/hyperlink" Target="https://doi.org/10.21105/joss.02959" TargetMode="External"/><Relationship Id="rId37" Type="http://schemas.openxmlformats.org/officeDocument/2006/relationships/hyperlink" Target="https://doi.org/10.1038/s41562-021-01269-4" TargetMode="External"/><Relationship Id="rId40" Type="http://schemas.openxmlformats.org/officeDocument/2006/relationships/hyperlink" Target="https://doi.org/10.1515/ling-2019-0048" TargetMode="External"/><Relationship Id="rId45" Type="http://schemas.openxmlformats.org/officeDocument/2006/relationships/hyperlink" Target="https://CRAN.R-project.org/package=renv" TargetMode="External"/><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yperlink" Target="https://osf.io/3bmcp/" TargetMode="External"/><Relationship Id="rId19" Type="http://schemas.openxmlformats.org/officeDocument/2006/relationships/hyperlink" Target="https://doi.org/10.1111/lnc3.12495" TargetMode="External"/><Relationship Id="rId31" Type="http://schemas.openxmlformats.org/officeDocument/2006/relationships/hyperlink" Target="https://doi.org/10.1093/comjnl/27.2.97" TargetMode="External"/><Relationship Id="rId44" Type="http://schemas.openxmlformats.org/officeDocument/2006/relationships/hyperlink" Target="https://vimeo.com/675236573/741e24aab7" TargetMode="External"/><Relationship Id="rId52"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osf.io/zx9ky/" TargetMode="External"/><Relationship Id="rId14" Type="http://schemas.openxmlformats.org/officeDocument/2006/relationships/image" Target="media/image3.png"/><Relationship Id="rId22" Type="http://schemas.openxmlformats.org/officeDocument/2006/relationships/hyperlink" Target="https://doi.org/10.1177/25152459231162567" TargetMode="External"/><Relationship Id="rId27" Type="http://schemas.openxmlformats.org/officeDocument/2006/relationships/hyperlink" Target="https://doi.org/10.1177/1745691620979806" TargetMode="External"/><Relationship Id="rId30" Type="http://schemas.openxmlformats.org/officeDocument/2006/relationships/hyperlink" Target="https://doi.org/10.1136/emermed-2017-207158" TargetMode="External"/><Relationship Id="rId35" Type="http://schemas.openxmlformats.org/officeDocument/2006/relationships/hyperlink" Target="https://opendefinition.org" TargetMode="External"/><Relationship Id="rId43" Type="http://schemas.openxmlformats.org/officeDocument/2006/relationships/hyperlink" Target="https://doi.org/10.31234/osf.io/ak6jr" TargetMode="External"/><Relationship Id="rId48" Type="http://schemas.openxmlformats.org/officeDocument/2006/relationships/hyperlink" Target="https://yihui.org/knitr/"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https://osf.io/nprgz" TargetMode="External"/><Relationship Id="rId17" Type="http://schemas.openxmlformats.org/officeDocument/2006/relationships/image" Target="media/image6.png"/><Relationship Id="rId25" Type="http://schemas.openxmlformats.org/officeDocument/2006/relationships/hyperlink" Target="https://doi.org/10.17169/fqs-7.3.143" TargetMode="External"/><Relationship Id="rId33" Type="http://schemas.openxmlformats.org/officeDocument/2006/relationships/hyperlink" Target="https://doi.org/10.1080/19312458.2019.1685660" TargetMode="External"/><Relationship Id="rId38" Type="http://schemas.openxmlformats.org/officeDocument/2006/relationships/hyperlink" Target="https://doi.org/10.31222/osf.io/ezfsk" TargetMode="External"/><Relationship Id="rId46" Type="http://schemas.openxmlformats.org/officeDocument/2006/relationships/hyperlink" Target="https://www.speechperceptionproductionlab.com/positionalitystatments" TargetMode="External"/><Relationship Id="rId20" Type="http://schemas.openxmlformats.org/officeDocument/2006/relationships/hyperlink" Target="https://doi.org/10.1038/s41562-018-0399-z" TargetMode="External"/><Relationship Id="rId41" Type="http://schemas.openxmlformats.org/officeDocument/2006/relationships/hyperlink" Target="https://doi.org/10.1177/17456916221144988"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hyperlink" Target="https://doi.org/10.1001/jamapsychiatry.2018.0382" TargetMode="External"/><Relationship Id="rId28" Type="http://schemas.openxmlformats.org/officeDocument/2006/relationships/hyperlink" Target="https://doi.org/10.1098/rsos.190806" TargetMode="External"/><Relationship Id="rId36" Type="http://schemas.openxmlformats.org/officeDocument/2006/relationships/hyperlink" Target="https://doi.org/10.1126/science.aac4716" TargetMode="External"/><Relationship Id="rId49" Type="http://schemas.openxmlformats.org/officeDocument/2006/relationships/hyperlink" Target="https://yihui.org/knit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43</Pages>
  <Words>14134</Words>
  <Characters>80568</Characters>
  <Application>Microsoft Office Word</Application>
  <DocSecurity>0</DocSecurity>
  <Lines>671</Lines>
  <Paragraphs>189</Paragraphs>
  <ScaleCrop>false</ScaleCrop>
  <HeadingPairs>
    <vt:vector size="2" baseType="variant">
      <vt:variant>
        <vt:lpstr>Title</vt:lpstr>
      </vt:variant>
      <vt:variant>
        <vt:i4>1</vt:i4>
      </vt:variant>
    </vt:vector>
  </HeadingPairs>
  <TitlesOfParts>
    <vt:vector size="1" baseType="lpstr">
      <vt:lpstr>APA(ish) formatted reference document</vt:lpstr>
    </vt:vector>
  </TitlesOfParts>
  <Company/>
  <LinksUpToDate>false</LinksUpToDate>
  <CharactersWithSpaces>94513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Opening open science to all: Demystifying reproducibility and transparency practices in linguistic research</dc:title>
  <dc:subject>linguistics</dc:subject>
  <dc:creator>Joseph V. Casillas; Gabriela Constantin-Dureci; Iván Rascón Andreu; Jiawei Shao; Stephanie A. Rodríguez; Adrija Gadamsetty; Alexandria Minetti; Krishita Laungani; John Thatcher; Rhode-Taina Gardere; Katherine Taveras; Isabelle Chang; Nicole Rodríguez; Kyle Parrish; Meritxell Feliu Ribas; Robert Esposito</dc:creator>
  <cp:keywords/>
  <dc:description>Open science practices</dc:description>
  <cp:lastModifiedBy>Microsoft Office User</cp:lastModifiedBy>
  <cp:revision>1</cp:revision>
  <dcterms:created xsi:type="dcterms:W3CDTF">2024-12-18T02:16:00Z</dcterms:created>
  <dcterms:modified xsi:type="dcterms:W3CDTF">2024-12-18T17:02:00Z</dcterms:modified>
  <cp:category>article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./bib/os_refs.bib</vt:lpwstr>
  </property>
  <property fmtid="{D5CDD505-2E9C-101B-9397-08002B2CF9AE}" pid="6" name="by-affiliation">
    <vt:lpwstr/>
  </property>
  <property fmtid="{D5CDD505-2E9C-101B-9397-08002B2CF9AE}" pid="7" name="by-author">
    <vt:lpwstr/>
  </property>
  <property fmtid="{D5CDD505-2E9C-101B-9397-08002B2CF9AE}" pid="8" name="csl">
    <vt:lpwstr>./bib/apa-6th-edition.csl</vt:lpwstr>
  </property>
  <property fmtid="{D5CDD505-2E9C-101B-9397-08002B2CF9AE}" pid="9" name="editor_options">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indent">
    <vt:lpwstr>True</vt:lpwstr>
  </property>
  <property fmtid="{D5CDD505-2E9C-101B-9397-08002B2CF9AE}" pid="14" name="labels">
    <vt:lpwstr/>
  </property>
  <property fmtid="{D5CDD505-2E9C-101B-9397-08002B2CF9AE}" pid="15" name="mermaid">
    <vt:lpwstr/>
  </property>
  <property fmtid="{D5CDD505-2E9C-101B-9397-08002B2CF9AE}" pid="16" name="shorttitle">
    <vt:lpwstr>Opening open science to all</vt:lpwstr>
  </property>
  <property fmtid="{D5CDD505-2E9C-101B-9397-08002B2CF9AE}" pid="17" name="toc-title">
    <vt:lpwstr>Table of contents</vt:lpwstr>
  </property>
</Properties>
</file>